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C8201" w14:textId="4FFDD75B" w:rsidR="000B09C6" w:rsidRPr="00200613" w:rsidRDefault="00200613" w:rsidP="00200613">
      <w:pPr>
        <w:jc w:val="center"/>
        <w:rPr>
          <w:rFonts w:cs="Times New Roman"/>
          <w:b/>
          <w:sz w:val="24"/>
          <w:szCs w:val="24"/>
        </w:rPr>
      </w:pPr>
      <w:r w:rsidRPr="00200613">
        <w:rPr>
          <w:rFonts w:cs="Times New Roman"/>
          <w:b/>
          <w:sz w:val="24"/>
          <w:szCs w:val="24"/>
        </w:rPr>
        <w:t>TRƯỜNG ĐẠI HỌC KINH TẾ - ĐẠI HỌC ĐÀ NẴNG</w:t>
      </w:r>
    </w:p>
    <w:p w14:paraId="583BADA0" w14:textId="3E30C777" w:rsidR="00200613" w:rsidRPr="00200613" w:rsidRDefault="00200613" w:rsidP="00200613">
      <w:pPr>
        <w:jc w:val="center"/>
        <w:rPr>
          <w:rFonts w:cs="Times New Roman"/>
          <w:b/>
          <w:sz w:val="24"/>
          <w:szCs w:val="24"/>
        </w:rPr>
      </w:pPr>
      <w:r w:rsidRPr="00200613">
        <w:rPr>
          <w:rFonts w:cs="Times New Roman"/>
          <w:b/>
          <w:sz w:val="24"/>
          <w:szCs w:val="24"/>
        </w:rPr>
        <w:t>KHOA THỐNG KÊ – TIN HỌC</w:t>
      </w:r>
    </w:p>
    <w:p w14:paraId="7061012F" w14:textId="547769ED" w:rsidR="00200613" w:rsidRPr="00200613" w:rsidRDefault="00200613" w:rsidP="00200613">
      <w:pPr>
        <w:jc w:val="center"/>
        <w:rPr>
          <w:rFonts w:cs="Times New Roman"/>
          <w:sz w:val="24"/>
          <w:szCs w:val="24"/>
        </w:rPr>
      </w:pPr>
    </w:p>
    <w:p w14:paraId="04277AB3" w14:textId="527FC791" w:rsidR="00200613" w:rsidRDefault="00200613" w:rsidP="00200613">
      <w:pPr>
        <w:jc w:val="center"/>
        <w:rPr>
          <w:rFonts w:cs="Times New Roman"/>
          <w:sz w:val="24"/>
          <w:szCs w:val="24"/>
        </w:rPr>
      </w:pPr>
    </w:p>
    <w:p w14:paraId="0B17E271" w14:textId="2E56B795" w:rsidR="00200613" w:rsidRDefault="00200613" w:rsidP="00200613">
      <w:pPr>
        <w:jc w:val="center"/>
        <w:rPr>
          <w:rFonts w:cs="Times New Roman"/>
          <w:sz w:val="24"/>
          <w:szCs w:val="24"/>
        </w:rPr>
      </w:pPr>
    </w:p>
    <w:p w14:paraId="4FCDA140" w14:textId="1EAFF117" w:rsidR="00200613" w:rsidRDefault="00200613" w:rsidP="00200613">
      <w:pPr>
        <w:jc w:val="center"/>
        <w:rPr>
          <w:rFonts w:cs="Times New Roman"/>
          <w:sz w:val="24"/>
          <w:szCs w:val="24"/>
        </w:rPr>
      </w:pPr>
    </w:p>
    <w:p w14:paraId="5EC0B4DA" w14:textId="21E70390" w:rsidR="00200613" w:rsidRDefault="00200613" w:rsidP="00200613">
      <w:pPr>
        <w:jc w:val="center"/>
        <w:rPr>
          <w:rFonts w:cs="Times New Roman"/>
          <w:sz w:val="24"/>
          <w:szCs w:val="24"/>
        </w:rPr>
      </w:pPr>
    </w:p>
    <w:p w14:paraId="36806229" w14:textId="7642973B" w:rsidR="00200613" w:rsidRDefault="00200613" w:rsidP="00200613">
      <w:pPr>
        <w:jc w:val="center"/>
        <w:rPr>
          <w:rFonts w:cs="Times New Roman"/>
          <w:sz w:val="24"/>
          <w:szCs w:val="24"/>
        </w:rPr>
      </w:pPr>
    </w:p>
    <w:p w14:paraId="73B0B88D" w14:textId="77777777" w:rsidR="00200613" w:rsidRPr="00200613" w:rsidRDefault="00200613" w:rsidP="00200613">
      <w:pPr>
        <w:jc w:val="center"/>
        <w:rPr>
          <w:rFonts w:cs="Times New Roman"/>
          <w:sz w:val="24"/>
          <w:szCs w:val="24"/>
        </w:rPr>
      </w:pPr>
    </w:p>
    <w:p w14:paraId="43540B57" w14:textId="0A43D410" w:rsidR="00200613" w:rsidRPr="00200613" w:rsidRDefault="00200613" w:rsidP="00200613">
      <w:pPr>
        <w:jc w:val="center"/>
        <w:rPr>
          <w:rFonts w:cs="Times New Roman"/>
          <w:sz w:val="24"/>
          <w:szCs w:val="24"/>
        </w:rPr>
      </w:pPr>
    </w:p>
    <w:p w14:paraId="672B19EA" w14:textId="7B8E175F" w:rsidR="00200613" w:rsidRPr="00200613" w:rsidRDefault="00200613" w:rsidP="00200613">
      <w:pPr>
        <w:jc w:val="center"/>
        <w:rPr>
          <w:rFonts w:cs="Times New Roman"/>
          <w:sz w:val="24"/>
          <w:szCs w:val="24"/>
        </w:rPr>
      </w:pPr>
    </w:p>
    <w:p w14:paraId="152390E6" w14:textId="09D5DF6D" w:rsidR="00200613" w:rsidRPr="00200613" w:rsidRDefault="00200613" w:rsidP="00200613">
      <w:pPr>
        <w:jc w:val="center"/>
        <w:rPr>
          <w:rFonts w:cs="Times New Roman"/>
          <w:b/>
          <w:sz w:val="52"/>
          <w:szCs w:val="52"/>
        </w:rPr>
      </w:pPr>
      <w:r w:rsidRPr="00200613">
        <w:rPr>
          <w:rFonts w:cs="Times New Roman"/>
          <w:b/>
          <w:sz w:val="52"/>
          <w:szCs w:val="52"/>
        </w:rPr>
        <w:t>TÀI LIỆU ĐẶC TẢ YÊU CẦU</w:t>
      </w:r>
    </w:p>
    <w:p w14:paraId="6E689D41" w14:textId="777A296C" w:rsidR="00200613" w:rsidRPr="00200613" w:rsidRDefault="009B19BB" w:rsidP="00200613">
      <w:pPr>
        <w:jc w:val="center"/>
        <w:rPr>
          <w:rFonts w:cs="Times New Roman"/>
          <w:sz w:val="32"/>
          <w:szCs w:val="32"/>
        </w:rPr>
      </w:pPr>
      <w:r>
        <w:rPr>
          <w:rFonts w:cs="Times New Roman"/>
          <w:sz w:val="32"/>
          <w:szCs w:val="32"/>
        </w:rPr>
        <w:t xml:space="preserve">Hệ thống quản lý kho và bán hàng </w:t>
      </w:r>
    </w:p>
    <w:p w14:paraId="2D2C3938" w14:textId="77777777" w:rsidR="00200613" w:rsidRDefault="00200613" w:rsidP="00200613">
      <w:pPr>
        <w:ind w:left="5760"/>
        <w:rPr>
          <w:rFonts w:cs="Times New Roman"/>
          <w:sz w:val="24"/>
          <w:szCs w:val="24"/>
        </w:rPr>
      </w:pPr>
    </w:p>
    <w:p w14:paraId="5AF05F2A" w14:textId="155DD25A" w:rsidR="00200613" w:rsidRDefault="00200613" w:rsidP="00200613">
      <w:pPr>
        <w:ind w:left="5760"/>
        <w:rPr>
          <w:rFonts w:cs="Times New Roman"/>
          <w:sz w:val="24"/>
          <w:szCs w:val="24"/>
        </w:rPr>
      </w:pPr>
    </w:p>
    <w:p w14:paraId="6CE8FCF0" w14:textId="45988498" w:rsidR="00200613" w:rsidRPr="00200613" w:rsidRDefault="00200613" w:rsidP="009525AB">
      <w:pPr>
        <w:ind w:left="5760" w:hanging="798"/>
        <w:jc w:val="left"/>
        <w:rPr>
          <w:rFonts w:cs="Times New Roman"/>
          <w:sz w:val="24"/>
          <w:szCs w:val="24"/>
        </w:rPr>
      </w:pPr>
      <w:r w:rsidRPr="00200613">
        <w:rPr>
          <w:rFonts w:cs="Times New Roman"/>
          <w:sz w:val="24"/>
          <w:szCs w:val="24"/>
        </w:rPr>
        <w:t>Lớp:</w:t>
      </w:r>
      <w:r w:rsidR="009B19BB">
        <w:rPr>
          <w:rFonts w:cs="Times New Roman"/>
          <w:sz w:val="24"/>
          <w:szCs w:val="24"/>
        </w:rPr>
        <w:t xml:space="preserve"> 48K21.2</w:t>
      </w:r>
    </w:p>
    <w:p w14:paraId="1AAFEEFB" w14:textId="2BD3904C" w:rsidR="00200613" w:rsidRDefault="00200613" w:rsidP="009525AB">
      <w:pPr>
        <w:ind w:left="5760" w:hanging="798"/>
        <w:rPr>
          <w:rFonts w:cs="Times New Roman"/>
          <w:sz w:val="24"/>
          <w:szCs w:val="24"/>
        </w:rPr>
      </w:pPr>
      <w:r w:rsidRPr="00200613">
        <w:rPr>
          <w:rFonts w:cs="Times New Roman"/>
          <w:sz w:val="24"/>
          <w:szCs w:val="24"/>
        </w:rPr>
        <w:t>Nhóm:</w:t>
      </w:r>
      <w:r w:rsidR="009B19BB">
        <w:rPr>
          <w:rFonts w:cs="Times New Roman"/>
          <w:sz w:val="24"/>
          <w:szCs w:val="24"/>
        </w:rPr>
        <w:t xml:space="preserve"> 8</w:t>
      </w:r>
    </w:p>
    <w:p w14:paraId="6E53868D" w14:textId="19FC8D29" w:rsidR="009525AB" w:rsidRDefault="009525AB" w:rsidP="009525AB">
      <w:pPr>
        <w:ind w:left="5760" w:hanging="798"/>
        <w:rPr>
          <w:rFonts w:cs="Times New Roman"/>
          <w:sz w:val="24"/>
          <w:szCs w:val="24"/>
        </w:rPr>
      </w:pPr>
      <w:r>
        <w:rPr>
          <w:rFonts w:cs="Times New Roman"/>
          <w:sz w:val="24"/>
          <w:szCs w:val="24"/>
        </w:rPr>
        <w:t>Thành viên: Doãn Diệu Diễm</w:t>
      </w:r>
    </w:p>
    <w:p w14:paraId="08C01C3D" w14:textId="29EC25C5" w:rsidR="009525AB" w:rsidRDefault="009525AB" w:rsidP="009525AB">
      <w:pPr>
        <w:ind w:left="5760" w:firstLine="477"/>
        <w:rPr>
          <w:rFonts w:cs="Times New Roman"/>
          <w:sz w:val="24"/>
          <w:szCs w:val="24"/>
        </w:rPr>
      </w:pPr>
      <w:r>
        <w:rPr>
          <w:rFonts w:cs="Times New Roman"/>
          <w:sz w:val="24"/>
          <w:szCs w:val="24"/>
        </w:rPr>
        <w:t>Nguyễn Trúc Lam</w:t>
      </w:r>
    </w:p>
    <w:p w14:paraId="2432849E" w14:textId="0FE28BAC" w:rsidR="009525AB" w:rsidRDefault="009525AB" w:rsidP="009525AB">
      <w:pPr>
        <w:ind w:left="5760" w:firstLine="477"/>
        <w:rPr>
          <w:rFonts w:cs="Times New Roman"/>
          <w:sz w:val="24"/>
          <w:szCs w:val="24"/>
        </w:rPr>
      </w:pPr>
      <w:r>
        <w:rPr>
          <w:rFonts w:cs="Times New Roman"/>
          <w:sz w:val="24"/>
          <w:szCs w:val="24"/>
        </w:rPr>
        <w:t>Nguyễn Anh Thư</w:t>
      </w:r>
    </w:p>
    <w:p w14:paraId="0114F598" w14:textId="2C6B5F19" w:rsidR="009525AB" w:rsidRDefault="009525AB" w:rsidP="009525AB">
      <w:pPr>
        <w:ind w:left="5760" w:firstLine="477"/>
        <w:rPr>
          <w:rFonts w:cs="Times New Roman"/>
          <w:sz w:val="24"/>
          <w:szCs w:val="24"/>
        </w:rPr>
      </w:pPr>
      <w:r>
        <w:rPr>
          <w:rFonts w:cs="Times New Roman"/>
          <w:sz w:val="24"/>
          <w:szCs w:val="24"/>
        </w:rPr>
        <w:t>Vũ Kiểu Tố Như</w:t>
      </w:r>
    </w:p>
    <w:p w14:paraId="2E2C0F7C" w14:textId="5CCD0ACD" w:rsidR="009525AB" w:rsidRDefault="009525AB" w:rsidP="009525AB">
      <w:pPr>
        <w:ind w:left="5760" w:firstLine="477"/>
        <w:rPr>
          <w:rFonts w:cs="Times New Roman"/>
          <w:sz w:val="24"/>
          <w:szCs w:val="24"/>
        </w:rPr>
      </w:pPr>
      <w:r>
        <w:rPr>
          <w:rFonts w:cs="Times New Roman"/>
          <w:sz w:val="24"/>
          <w:szCs w:val="24"/>
        </w:rPr>
        <w:t>Phạm Ngọc Trung</w:t>
      </w:r>
    </w:p>
    <w:p w14:paraId="337541FE" w14:textId="347188D6" w:rsidR="00200613" w:rsidRDefault="00200613" w:rsidP="00200613">
      <w:pPr>
        <w:ind w:left="5760"/>
        <w:rPr>
          <w:rFonts w:cs="Times New Roman"/>
          <w:sz w:val="24"/>
          <w:szCs w:val="24"/>
        </w:rPr>
      </w:pPr>
    </w:p>
    <w:p w14:paraId="029B523D" w14:textId="1BAE8F22" w:rsidR="00200613" w:rsidRDefault="00200613" w:rsidP="00200613">
      <w:pPr>
        <w:ind w:left="5760"/>
        <w:rPr>
          <w:rFonts w:cs="Times New Roman"/>
          <w:sz w:val="24"/>
          <w:szCs w:val="24"/>
        </w:rPr>
      </w:pPr>
    </w:p>
    <w:p w14:paraId="12B5BBD6" w14:textId="60F3B8DD" w:rsidR="00200613" w:rsidRDefault="00200613" w:rsidP="00200613">
      <w:pPr>
        <w:ind w:left="5760"/>
        <w:rPr>
          <w:rFonts w:cs="Times New Roman"/>
          <w:sz w:val="24"/>
          <w:szCs w:val="24"/>
        </w:rPr>
      </w:pPr>
    </w:p>
    <w:p w14:paraId="57E05D32" w14:textId="6E1BEB5E" w:rsidR="00200613" w:rsidRDefault="00200613" w:rsidP="009B6016">
      <w:pPr>
        <w:rPr>
          <w:rFonts w:cs="Times New Roman"/>
          <w:sz w:val="24"/>
          <w:szCs w:val="24"/>
        </w:rPr>
      </w:pPr>
      <w:bookmarkStart w:id="0" w:name="_GoBack"/>
      <w:bookmarkEnd w:id="0"/>
    </w:p>
    <w:p w14:paraId="7E97C66B" w14:textId="1FA3F14E" w:rsidR="00200613" w:rsidRDefault="00200613" w:rsidP="00200613">
      <w:pPr>
        <w:ind w:left="5760"/>
        <w:rPr>
          <w:rFonts w:cs="Times New Roman"/>
          <w:sz w:val="24"/>
          <w:szCs w:val="24"/>
        </w:rPr>
      </w:pPr>
    </w:p>
    <w:p w14:paraId="24D79254" w14:textId="5141A42C" w:rsidR="00200613" w:rsidRDefault="00200613" w:rsidP="009B19BB">
      <w:pPr>
        <w:ind w:left="2880" w:firstLine="720"/>
        <w:rPr>
          <w:rFonts w:cs="Times New Roman"/>
          <w:b/>
          <w:sz w:val="24"/>
          <w:szCs w:val="24"/>
        </w:rPr>
      </w:pPr>
      <w:r w:rsidRPr="00200613">
        <w:rPr>
          <w:rFonts w:cs="Times New Roman"/>
          <w:b/>
          <w:sz w:val="24"/>
          <w:szCs w:val="24"/>
        </w:rPr>
        <w:t>ĐÀ NẴ</w:t>
      </w:r>
      <w:r w:rsidR="009B19BB">
        <w:rPr>
          <w:rFonts w:cs="Times New Roman"/>
          <w:b/>
          <w:sz w:val="24"/>
          <w:szCs w:val="24"/>
        </w:rPr>
        <w:t>NG 2024</w:t>
      </w:r>
    </w:p>
    <w:p w14:paraId="3C3F731D" w14:textId="77777777" w:rsidR="009B19BB" w:rsidRDefault="009B19BB" w:rsidP="009B19BB">
      <w:pPr>
        <w:rPr>
          <w:rFonts w:cs="Times New Roman"/>
          <w:b/>
          <w:sz w:val="24"/>
          <w:szCs w:val="24"/>
        </w:rPr>
        <w:sectPr w:rsidR="009B19BB" w:rsidSect="00D360BD">
          <w:headerReference w:type="default" r:id="rId8"/>
          <w:type w:val="continuous"/>
          <w:pgSz w:w="11907" w:h="16840" w:code="9"/>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2A6C4DC9" w14:textId="5C4B161D" w:rsidR="00200613" w:rsidRDefault="00200613" w:rsidP="009B19BB">
      <w:pPr>
        <w:rPr>
          <w:rFonts w:cs="Times New Roman"/>
          <w:b/>
          <w:szCs w:val="26"/>
        </w:rPr>
      </w:pPr>
      <w:r w:rsidRPr="00F275FE">
        <w:rPr>
          <w:rFonts w:cs="Times New Roman"/>
          <w:b/>
          <w:szCs w:val="26"/>
        </w:rPr>
        <w:lastRenderedPageBreak/>
        <w:t>MỤC LỤC</w:t>
      </w:r>
    </w:p>
    <w:sdt>
      <w:sdtPr>
        <w:rPr>
          <w:rFonts w:ascii="Times New Roman" w:eastAsiaTheme="minorHAnsi" w:hAnsi="Times New Roman" w:cstheme="minorBidi"/>
          <w:color w:val="auto"/>
          <w:sz w:val="26"/>
          <w:szCs w:val="22"/>
        </w:rPr>
        <w:id w:val="-238943585"/>
        <w:docPartObj>
          <w:docPartGallery w:val="Table of Contents"/>
          <w:docPartUnique/>
        </w:docPartObj>
      </w:sdtPr>
      <w:sdtEndPr>
        <w:rPr>
          <w:b/>
          <w:bCs/>
          <w:noProof/>
        </w:rPr>
      </w:sdtEndPr>
      <w:sdtContent>
        <w:p w14:paraId="07ED3AF4" w14:textId="0F530B2E" w:rsidR="00F8652C" w:rsidRDefault="00F8652C">
          <w:pPr>
            <w:pStyle w:val="TOCHeading"/>
          </w:pPr>
        </w:p>
        <w:p w14:paraId="32B958D9" w14:textId="13EA35FA" w:rsidR="00BF500E" w:rsidRDefault="00F8652C">
          <w:pPr>
            <w:pStyle w:val="TOC1"/>
            <w:tabs>
              <w:tab w:val="left" w:pos="1760"/>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66210399" w:history="1">
            <w:r w:rsidR="00BF500E" w:rsidRPr="008F54D3">
              <w:rPr>
                <w:rStyle w:val="Hyperlink"/>
                <w:noProof/>
              </w:rPr>
              <w:t>CHƯƠNG 1.</w:t>
            </w:r>
            <w:r w:rsidR="00BF500E">
              <w:rPr>
                <w:rFonts w:asciiTheme="minorHAnsi" w:eastAsiaTheme="minorEastAsia" w:hAnsiTheme="minorHAnsi"/>
                <w:noProof/>
                <w:sz w:val="22"/>
              </w:rPr>
              <w:tab/>
            </w:r>
            <w:r w:rsidR="00BF500E">
              <w:rPr>
                <w:rStyle w:val="Hyperlink"/>
                <w:noProof/>
              </w:rPr>
              <w:t>M</w:t>
            </w:r>
            <w:r w:rsidR="00BF500E" w:rsidRPr="008F54D3">
              <w:rPr>
                <w:rStyle w:val="Hyperlink"/>
                <w:noProof/>
              </w:rPr>
              <w:t>ô tả khái quát hệ thống</w:t>
            </w:r>
            <w:r w:rsidR="00BF500E">
              <w:rPr>
                <w:noProof/>
                <w:webHidden/>
              </w:rPr>
              <w:tab/>
            </w:r>
            <w:r w:rsidR="00BF500E">
              <w:rPr>
                <w:noProof/>
                <w:webHidden/>
              </w:rPr>
              <w:fldChar w:fldCharType="begin"/>
            </w:r>
            <w:r w:rsidR="00BF500E">
              <w:rPr>
                <w:noProof/>
                <w:webHidden/>
              </w:rPr>
              <w:instrText xml:space="preserve"> PAGEREF _Toc166210399 \h </w:instrText>
            </w:r>
            <w:r w:rsidR="00BF500E">
              <w:rPr>
                <w:noProof/>
                <w:webHidden/>
              </w:rPr>
            </w:r>
            <w:r w:rsidR="00BF500E">
              <w:rPr>
                <w:noProof/>
                <w:webHidden/>
              </w:rPr>
              <w:fldChar w:fldCharType="separate"/>
            </w:r>
            <w:r w:rsidR="00BF500E">
              <w:rPr>
                <w:noProof/>
                <w:webHidden/>
              </w:rPr>
              <w:t>4</w:t>
            </w:r>
            <w:r w:rsidR="00BF500E">
              <w:rPr>
                <w:noProof/>
                <w:webHidden/>
              </w:rPr>
              <w:fldChar w:fldCharType="end"/>
            </w:r>
          </w:hyperlink>
        </w:p>
        <w:p w14:paraId="0B924DE8" w14:textId="56CE6406" w:rsidR="00BF500E" w:rsidRDefault="009A6D8F">
          <w:pPr>
            <w:pStyle w:val="TOC2"/>
            <w:tabs>
              <w:tab w:val="left" w:pos="880"/>
              <w:tab w:val="right" w:leader="dot" w:pos="9017"/>
            </w:tabs>
            <w:rPr>
              <w:rFonts w:asciiTheme="minorHAnsi" w:eastAsiaTheme="minorEastAsia" w:hAnsiTheme="minorHAnsi"/>
              <w:noProof/>
              <w:sz w:val="22"/>
            </w:rPr>
          </w:pPr>
          <w:hyperlink w:anchor="_Toc166210400" w:history="1">
            <w:r w:rsidR="00BF500E" w:rsidRPr="008F54D3">
              <w:rPr>
                <w:rStyle w:val="Hyperlink"/>
                <w:noProof/>
              </w:rPr>
              <w:t>1.1</w:t>
            </w:r>
            <w:r w:rsidR="00BF500E">
              <w:rPr>
                <w:rFonts w:asciiTheme="minorHAnsi" w:eastAsiaTheme="minorEastAsia" w:hAnsiTheme="minorHAnsi"/>
                <w:noProof/>
                <w:sz w:val="22"/>
              </w:rPr>
              <w:tab/>
            </w:r>
            <w:r w:rsidR="00BF500E" w:rsidRPr="008F54D3">
              <w:rPr>
                <w:rStyle w:val="Hyperlink"/>
                <w:noProof/>
              </w:rPr>
              <w:t>Tổng quan về hệ thống</w:t>
            </w:r>
            <w:r w:rsidR="00BF500E">
              <w:rPr>
                <w:noProof/>
                <w:webHidden/>
              </w:rPr>
              <w:tab/>
            </w:r>
            <w:r w:rsidR="00BF500E">
              <w:rPr>
                <w:noProof/>
                <w:webHidden/>
              </w:rPr>
              <w:fldChar w:fldCharType="begin"/>
            </w:r>
            <w:r w:rsidR="00BF500E">
              <w:rPr>
                <w:noProof/>
                <w:webHidden/>
              </w:rPr>
              <w:instrText xml:space="preserve"> PAGEREF _Toc166210400 \h </w:instrText>
            </w:r>
            <w:r w:rsidR="00BF500E">
              <w:rPr>
                <w:noProof/>
                <w:webHidden/>
              </w:rPr>
            </w:r>
            <w:r w:rsidR="00BF500E">
              <w:rPr>
                <w:noProof/>
                <w:webHidden/>
              </w:rPr>
              <w:fldChar w:fldCharType="separate"/>
            </w:r>
            <w:r w:rsidR="00BF500E">
              <w:rPr>
                <w:noProof/>
                <w:webHidden/>
              </w:rPr>
              <w:t>4</w:t>
            </w:r>
            <w:r w:rsidR="00BF500E">
              <w:rPr>
                <w:noProof/>
                <w:webHidden/>
              </w:rPr>
              <w:fldChar w:fldCharType="end"/>
            </w:r>
          </w:hyperlink>
        </w:p>
        <w:p w14:paraId="06C3854B" w14:textId="1564F40E" w:rsidR="00BF500E" w:rsidRDefault="009A6D8F">
          <w:pPr>
            <w:pStyle w:val="TOC2"/>
            <w:tabs>
              <w:tab w:val="left" w:pos="880"/>
              <w:tab w:val="right" w:leader="dot" w:pos="9017"/>
            </w:tabs>
            <w:rPr>
              <w:rFonts w:asciiTheme="minorHAnsi" w:eastAsiaTheme="minorEastAsia" w:hAnsiTheme="minorHAnsi"/>
              <w:noProof/>
              <w:sz w:val="22"/>
            </w:rPr>
          </w:pPr>
          <w:hyperlink w:anchor="_Toc166210401" w:history="1">
            <w:r w:rsidR="00BF500E" w:rsidRPr="008F54D3">
              <w:rPr>
                <w:rStyle w:val="Hyperlink"/>
                <w:noProof/>
              </w:rPr>
              <w:t>1.2</w:t>
            </w:r>
            <w:r w:rsidR="00BF500E">
              <w:rPr>
                <w:rFonts w:asciiTheme="minorHAnsi" w:eastAsiaTheme="minorEastAsia" w:hAnsiTheme="minorHAnsi"/>
                <w:noProof/>
                <w:sz w:val="22"/>
              </w:rPr>
              <w:tab/>
            </w:r>
            <w:r w:rsidR="00BF500E" w:rsidRPr="008F54D3">
              <w:rPr>
                <w:rStyle w:val="Hyperlink"/>
                <w:noProof/>
              </w:rPr>
              <w:t>Sơ đồ luồng nghiệp vụ hệ thống (business workflow)</w:t>
            </w:r>
            <w:r w:rsidR="00BF500E">
              <w:rPr>
                <w:noProof/>
                <w:webHidden/>
              </w:rPr>
              <w:tab/>
            </w:r>
            <w:r w:rsidR="00BF500E">
              <w:rPr>
                <w:noProof/>
                <w:webHidden/>
              </w:rPr>
              <w:fldChar w:fldCharType="begin"/>
            </w:r>
            <w:r w:rsidR="00BF500E">
              <w:rPr>
                <w:noProof/>
                <w:webHidden/>
              </w:rPr>
              <w:instrText xml:space="preserve"> PAGEREF _Toc166210401 \h </w:instrText>
            </w:r>
            <w:r w:rsidR="00BF500E">
              <w:rPr>
                <w:noProof/>
                <w:webHidden/>
              </w:rPr>
            </w:r>
            <w:r w:rsidR="00BF500E">
              <w:rPr>
                <w:noProof/>
                <w:webHidden/>
              </w:rPr>
              <w:fldChar w:fldCharType="separate"/>
            </w:r>
            <w:r w:rsidR="00BF500E">
              <w:rPr>
                <w:noProof/>
                <w:webHidden/>
              </w:rPr>
              <w:t>4</w:t>
            </w:r>
            <w:r w:rsidR="00BF500E">
              <w:rPr>
                <w:noProof/>
                <w:webHidden/>
              </w:rPr>
              <w:fldChar w:fldCharType="end"/>
            </w:r>
          </w:hyperlink>
        </w:p>
        <w:p w14:paraId="15DD30B7" w14:textId="1C8A6252" w:rsidR="00BF500E" w:rsidRDefault="009A6D8F">
          <w:pPr>
            <w:pStyle w:val="TOC3"/>
            <w:tabs>
              <w:tab w:val="left" w:pos="1320"/>
              <w:tab w:val="right" w:leader="dot" w:pos="9017"/>
            </w:tabs>
            <w:rPr>
              <w:rFonts w:asciiTheme="minorHAnsi" w:eastAsiaTheme="minorEastAsia" w:hAnsiTheme="minorHAnsi"/>
              <w:noProof/>
              <w:sz w:val="22"/>
            </w:rPr>
          </w:pPr>
          <w:hyperlink w:anchor="_Toc166210402" w:history="1">
            <w:r w:rsidR="00BF500E" w:rsidRPr="008F54D3">
              <w:rPr>
                <w:rStyle w:val="Hyperlink"/>
                <w:noProof/>
              </w:rPr>
              <w:t>1.2.1</w:t>
            </w:r>
            <w:r w:rsidR="00BF500E">
              <w:rPr>
                <w:rFonts w:asciiTheme="minorHAnsi" w:eastAsiaTheme="minorEastAsia" w:hAnsiTheme="minorHAnsi"/>
                <w:noProof/>
                <w:sz w:val="22"/>
              </w:rPr>
              <w:tab/>
            </w:r>
            <w:r w:rsidR="00BF500E" w:rsidRPr="008F54D3">
              <w:rPr>
                <w:rStyle w:val="Hyperlink"/>
                <w:noProof/>
              </w:rPr>
              <w:t>Sơ đồ nghiệp vụ hệ thống as-is</w:t>
            </w:r>
            <w:r w:rsidR="00BF500E">
              <w:rPr>
                <w:noProof/>
                <w:webHidden/>
              </w:rPr>
              <w:tab/>
            </w:r>
            <w:r w:rsidR="00BF500E">
              <w:rPr>
                <w:noProof/>
                <w:webHidden/>
              </w:rPr>
              <w:fldChar w:fldCharType="begin"/>
            </w:r>
            <w:r w:rsidR="00BF500E">
              <w:rPr>
                <w:noProof/>
                <w:webHidden/>
              </w:rPr>
              <w:instrText xml:space="preserve"> PAGEREF _Toc166210402 \h </w:instrText>
            </w:r>
            <w:r w:rsidR="00BF500E">
              <w:rPr>
                <w:noProof/>
                <w:webHidden/>
              </w:rPr>
            </w:r>
            <w:r w:rsidR="00BF500E">
              <w:rPr>
                <w:noProof/>
                <w:webHidden/>
              </w:rPr>
              <w:fldChar w:fldCharType="separate"/>
            </w:r>
            <w:r w:rsidR="00BF500E">
              <w:rPr>
                <w:noProof/>
                <w:webHidden/>
              </w:rPr>
              <w:t>4</w:t>
            </w:r>
            <w:r w:rsidR="00BF500E">
              <w:rPr>
                <w:noProof/>
                <w:webHidden/>
              </w:rPr>
              <w:fldChar w:fldCharType="end"/>
            </w:r>
          </w:hyperlink>
        </w:p>
        <w:p w14:paraId="61A2A53C" w14:textId="74C1E06C" w:rsidR="00BF500E" w:rsidRDefault="009A6D8F">
          <w:pPr>
            <w:pStyle w:val="TOC3"/>
            <w:tabs>
              <w:tab w:val="left" w:pos="1320"/>
              <w:tab w:val="right" w:leader="dot" w:pos="9017"/>
            </w:tabs>
            <w:rPr>
              <w:rFonts w:asciiTheme="minorHAnsi" w:eastAsiaTheme="minorEastAsia" w:hAnsiTheme="minorHAnsi"/>
              <w:noProof/>
              <w:sz w:val="22"/>
            </w:rPr>
          </w:pPr>
          <w:hyperlink w:anchor="_Toc166210403" w:history="1">
            <w:r w:rsidR="00BF500E" w:rsidRPr="008F54D3">
              <w:rPr>
                <w:rStyle w:val="Hyperlink"/>
                <w:noProof/>
              </w:rPr>
              <w:t>1.2.2</w:t>
            </w:r>
            <w:r w:rsidR="00BF500E">
              <w:rPr>
                <w:rFonts w:asciiTheme="minorHAnsi" w:eastAsiaTheme="minorEastAsia" w:hAnsiTheme="minorHAnsi"/>
                <w:noProof/>
                <w:sz w:val="22"/>
              </w:rPr>
              <w:tab/>
            </w:r>
            <w:r w:rsidR="00BF500E" w:rsidRPr="008F54D3">
              <w:rPr>
                <w:rStyle w:val="Hyperlink"/>
                <w:noProof/>
              </w:rPr>
              <w:t>Quy trình nghiệp vụ hệ thống to-be</w:t>
            </w:r>
            <w:r w:rsidR="00BF500E">
              <w:rPr>
                <w:noProof/>
                <w:webHidden/>
              </w:rPr>
              <w:tab/>
            </w:r>
            <w:r w:rsidR="00BF500E">
              <w:rPr>
                <w:noProof/>
                <w:webHidden/>
              </w:rPr>
              <w:fldChar w:fldCharType="begin"/>
            </w:r>
            <w:r w:rsidR="00BF500E">
              <w:rPr>
                <w:noProof/>
                <w:webHidden/>
              </w:rPr>
              <w:instrText xml:space="preserve"> PAGEREF _Toc166210403 \h </w:instrText>
            </w:r>
            <w:r w:rsidR="00BF500E">
              <w:rPr>
                <w:noProof/>
                <w:webHidden/>
              </w:rPr>
            </w:r>
            <w:r w:rsidR="00BF500E">
              <w:rPr>
                <w:noProof/>
                <w:webHidden/>
              </w:rPr>
              <w:fldChar w:fldCharType="separate"/>
            </w:r>
            <w:r w:rsidR="00BF500E">
              <w:rPr>
                <w:noProof/>
                <w:webHidden/>
              </w:rPr>
              <w:t>6</w:t>
            </w:r>
            <w:r w:rsidR="00BF500E">
              <w:rPr>
                <w:noProof/>
                <w:webHidden/>
              </w:rPr>
              <w:fldChar w:fldCharType="end"/>
            </w:r>
          </w:hyperlink>
        </w:p>
        <w:p w14:paraId="37A9D6F3" w14:textId="13AC73BE" w:rsidR="00BF500E" w:rsidRDefault="009A6D8F">
          <w:pPr>
            <w:pStyle w:val="TOC2"/>
            <w:tabs>
              <w:tab w:val="left" w:pos="880"/>
              <w:tab w:val="right" w:leader="dot" w:pos="9017"/>
            </w:tabs>
            <w:rPr>
              <w:rFonts w:asciiTheme="minorHAnsi" w:eastAsiaTheme="minorEastAsia" w:hAnsiTheme="minorHAnsi"/>
              <w:noProof/>
              <w:sz w:val="22"/>
            </w:rPr>
          </w:pPr>
          <w:hyperlink w:anchor="_Toc166210404" w:history="1">
            <w:r w:rsidR="00BF500E" w:rsidRPr="008F54D3">
              <w:rPr>
                <w:rStyle w:val="Hyperlink"/>
                <w:noProof/>
              </w:rPr>
              <w:t>1.3</w:t>
            </w:r>
            <w:r w:rsidR="00BF500E">
              <w:rPr>
                <w:rFonts w:asciiTheme="minorHAnsi" w:eastAsiaTheme="minorEastAsia" w:hAnsiTheme="minorHAnsi"/>
                <w:noProof/>
                <w:sz w:val="22"/>
              </w:rPr>
              <w:tab/>
            </w:r>
            <w:r w:rsidR="00BF500E" w:rsidRPr="008F54D3">
              <w:rPr>
                <w:rStyle w:val="Hyperlink"/>
                <w:noProof/>
              </w:rPr>
              <w:t>Sơ đồ use case</w:t>
            </w:r>
            <w:r w:rsidR="00BF500E">
              <w:rPr>
                <w:noProof/>
                <w:webHidden/>
              </w:rPr>
              <w:tab/>
            </w:r>
            <w:r w:rsidR="00BF500E">
              <w:rPr>
                <w:noProof/>
                <w:webHidden/>
              </w:rPr>
              <w:fldChar w:fldCharType="begin"/>
            </w:r>
            <w:r w:rsidR="00BF500E">
              <w:rPr>
                <w:noProof/>
                <w:webHidden/>
              </w:rPr>
              <w:instrText xml:space="preserve"> PAGEREF _Toc166210404 \h </w:instrText>
            </w:r>
            <w:r w:rsidR="00BF500E">
              <w:rPr>
                <w:noProof/>
                <w:webHidden/>
              </w:rPr>
            </w:r>
            <w:r w:rsidR="00BF500E">
              <w:rPr>
                <w:noProof/>
                <w:webHidden/>
              </w:rPr>
              <w:fldChar w:fldCharType="separate"/>
            </w:r>
            <w:r w:rsidR="00BF500E">
              <w:rPr>
                <w:noProof/>
                <w:webHidden/>
              </w:rPr>
              <w:t>7</w:t>
            </w:r>
            <w:r w:rsidR="00BF500E">
              <w:rPr>
                <w:noProof/>
                <w:webHidden/>
              </w:rPr>
              <w:fldChar w:fldCharType="end"/>
            </w:r>
          </w:hyperlink>
        </w:p>
        <w:p w14:paraId="09A7EE30" w14:textId="37A86299" w:rsidR="00BF500E" w:rsidRDefault="009A6D8F">
          <w:pPr>
            <w:pStyle w:val="TOC1"/>
            <w:tabs>
              <w:tab w:val="left" w:pos="1760"/>
              <w:tab w:val="right" w:leader="dot" w:pos="9017"/>
            </w:tabs>
            <w:rPr>
              <w:rFonts w:asciiTheme="minorHAnsi" w:eastAsiaTheme="minorEastAsia" w:hAnsiTheme="minorHAnsi"/>
              <w:noProof/>
              <w:sz w:val="22"/>
            </w:rPr>
          </w:pPr>
          <w:hyperlink w:anchor="_Toc166210405" w:history="1">
            <w:r w:rsidR="00BF500E" w:rsidRPr="008F54D3">
              <w:rPr>
                <w:rStyle w:val="Hyperlink"/>
                <w:noProof/>
              </w:rPr>
              <w:t>CHƯƠNG 2.</w:t>
            </w:r>
            <w:r w:rsidR="00BF500E">
              <w:rPr>
                <w:rFonts w:asciiTheme="minorHAnsi" w:eastAsiaTheme="minorEastAsia" w:hAnsiTheme="minorHAnsi"/>
                <w:noProof/>
                <w:sz w:val="22"/>
              </w:rPr>
              <w:tab/>
            </w:r>
            <w:r w:rsidR="00BF500E" w:rsidRPr="008F54D3">
              <w:rPr>
                <w:rStyle w:val="Hyperlink"/>
                <w:noProof/>
              </w:rPr>
              <w:t>Yêu cầu chức năng</w:t>
            </w:r>
            <w:r w:rsidR="00BF500E">
              <w:rPr>
                <w:noProof/>
                <w:webHidden/>
              </w:rPr>
              <w:tab/>
            </w:r>
            <w:r w:rsidR="00BF500E">
              <w:rPr>
                <w:noProof/>
                <w:webHidden/>
              </w:rPr>
              <w:fldChar w:fldCharType="begin"/>
            </w:r>
            <w:r w:rsidR="00BF500E">
              <w:rPr>
                <w:noProof/>
                <w:webHidden/>
              </w:rPr>
              <w:instrText xml:space="preserve"> PAGEREF _Toc166210405 \h </w:instrText>
            </w:r>
            <w:r w:rsidR="00BF500E">
              <w:rPr>
                <w:noProof/>
                <w:webHidden/>
              </w:rPr>
            </w:r>
            <w:r w:rsidR="00BF500E">
              <w:rPr>
                <w:noProof/>
                <w:webHidden/>
              </w:rPr>
              <w:fldChar w:fldCharType="separate"/>
            </w:r>
            <w:r w:rsidR="00BF500E">
              <w:rPr>
                <w:noProof/>
                <w:webHidden/>
              </w:rPr>
              <w:t>9</w:t>
            </w:r>
            <w:r w:rsidR="00BF500E">
              <w:rPr>
                <w:noProof/>
                <w:webHidden/>
              </w:rPr>
              <w:fldChar w:fldCharType="end"/>
            </w:r>
          </w:hyperlink>
        </w:p>
        <w:p w14:paraId="0A696CF9" w14:textId="4D830296" w:rsidR="00BF500E" w:rsidRDefault="009A6D8F">
          <w:pPr>
            <w:pStyle w:val="TOC2"/>
            <w:tabs>
              <w:tab w:val="left" w:pos="880"/>
              <w:tab w:val="right" w:leader="dot" w:pos="9017"/>
            </w:tabs>
            <w:rPr>
              <w:rFonts w:asciiTheme="minorHAnsi" w:eastAsiaTheme="minorEastAsia" w:hAnsiTheme="minorHAnsi"/>
              <w:noProof/>
              <w:sz w:val="22"/>
            </w:rPr>
          </w:pPr>
          <w:hyperlink w:anchor="_Toc166210406" w:history="1">
            <w:r w:rsidR="00BF500E" w:rsidRPr="008F54D3">
              <w:rPr>
                <w:rStyle w:val="Hyperlink"/>
                <w:rFonts w:eastAsia="Times New Roman" w:cs="Times New Roman"/>
                <w:noProof/>
              </w:rPr>
              <w:t>2.1</w:t>
            </w:r>
            <w:r w:rsidR="00BF500E">
              <w:rPr>
                <w:rFonts w:asciiTheme="minorHAnsi" w:eastAsiaTheme="minorEastAsia" w:hAnsiTheme="minorHAnsi"/>
                <w:noProof/>
                <w:sz w:val="22"/>
              </w:rPr>
              <w:tab/>
            </w:r>
            <w:r w:rsidR="00BF500E" w:rsidRPr="008F54D3">
              <w:rPr>
                <w:rStyle w:val="Hyperlink"/>
                <w:noProof/>
              </w:rPr>
              <w:t>Đặc tả use case quản lý tồn kho</w:t>
            </w:r>
            <w:r w:rsidR="00BF500E">
              <w:rPr>
                <w:noProof/>
                <w:webHidden/>
              </w:rPr>
              <w:tab/>
            </w:r>
            <w:r w:rsidR="00BF500E">
              <w:rPr>
                <w:noProof/>
                <w:webHidden/>
              </w:rPr>
              <w:fldChar w:fldCharType="begin"/>
            </w:r>
            <w:r w:rsidR="00BF500E">
              <w:rPr>
                <w:noProof/>
                <w:webHidden/>
              </w:rPr>
              <w:instrText xml:space="preserve"> PAGEREF _Toc166210406 \h </w:instrText>
            </w:r>
            <w:r w:rsidR="00BF500E">
              <w:rPr>
                <w:noProof/>
                <w:webHidden/>
              </w:rPr>
            </w:r>
            <w:r w:rsidR="00BF500E">
              <w:rPr>
                <w:noProof/>
                <w:webHidden/>
              </w:rPr>
              <w:fldChar w:fldCharType="separate"/>
            </w:r>
            <w:r w:rsidR="00BF500E">
              <w:rPr>
                <w:noProof/>
                <w:webHidden/>
              </w:rPr>
              <w:t>9</w:t>
            </w:r>
            <w:r w:rsidR="00BF500E">
              <w:rPr>
                <w:noProof/>
                <w:webHidden/>
              </w:rPr>
              <w:fldChar w:fldCharType="end"/>
            </w:r>
          </w:hyperlink>
        </w:p>
        <w:p w14:paraId="09865584" w14:textId="29D0454C" w:rsidR="00BF500E" w:rsidRDefault="009A6D8F">
          <w:pPr>
            <w:pStyle w:val="TOC2"/>
            <w:tabs>
              <w:tab w:val="left" w:pos="880"/>
              <w:tab w:val="right" w:leader="dot" w:pos="9017"/>
            </w:tabs>
            <w:rPr>
              <w:rFonts w:asciiTheme="minorHAnsi" w:eastAsiaTheme="minorEastAsia" w:hAnsiTheme="minorHAnsi"/>
              <w:noProof/>
              <w:sz w:val="22"/>
            </w:rPr>
          </w:pPr>
          <w:hyperlink w:anchor="_Toc166210407" w:history="1">
            <w:r w:rsidR="00BF500E" w:rsidRPr="008F54D3">
              <w:rPr>
                <w:rStyle w:val="Hyperlink"/>
                <w:rFonts w:eastAsia="Times New Roman"/>
                <w:noProof/>
              </w:rPr>
              <w:t>2.2</w:t>
            </w:r>
            <w:r w:rsidR="00BF500E">
              <w:rPr>
                <w:rFonts w:asciiTheme="minorHAnsi" w:eastAsiaTheme="minorEastAsia" w:hAnsiTheme="minorHAnsi"/>
                <w:noProof/>
                <w:sz w:val="22"/>
              </w:rPr>
              <w:tab/>
            </w:r>
            <w:r w:rsidR="00BF500E" w:rsidRPr="008F54D3">
              <w:rPr>
                <w:rStyle w:val="Hyperlink"/>
                <w:rFonts w:eastAsia="Times New Roman"/>
                <w:noProof/>
              </w:rPr>
              <w:t>Đặc tả use case quản lý sản phẩm</w:t>
            </w:r>
            <w:r w:rsidR="00BF500E">
              <w:rPr>
                <w:noProof/>
                <w:webHidden/>
              </w:rPr>
              <w:tab/>
            </w:r>
            <w:r w:rsidR="00BF500E">
              <w:rPr>
                <w:noProof/>
                <w:webHidden/>
              </w:rPr>
              <w:fldChar w:fldCharType="begin"/>
            </w:r>
            <w:r w:rsidR="00BF500E">
              <w:rPr>
                <w:noProof/>
                <w:webHidden/>
              </w:rPr>
              <w:instrText xml:space="preserve"> PAGEREF _Toc166210407 \h </w:instrText>
            </w:r>
            <w:r w:rsidR="00BF500E">
              <w:rPr>
                <w:noProof/>
                <w:webHidden/>
              </w:rPr>
            </w:r>
            <w:r w:rsidR="00BF500E">
              <w:rPr>
                <w:noProof/>
                <w:webHidden/>
              </w:rPr>
              <w:fldChar w:fldCharType="separate"/>
            </w:r>
            <w:r w:rsidR="00BF500E">
              <w:rPr>
                <w:noProof/>
                <w:webHidden/>
              </w:rPr>
              <w:t>10</w:t>
            </w:r>
            <w:r w:rsidR="00BF500E">
              <w:rPr>
                <w:noProof/>
                <w:webHidden/>
              </w:rPr>
              <w:fldChar w:fldCharType="end"/>
            </w:r>
          </w:hyperlink>
        </w:p>
        <w:p w14:paraId="018B6041" w14:textId="38506A26" w:rsidR="00BF500E" w:rsidRDefault="009A6D8F">
          <w:pPr>
            <w:pStyle w:val="TOC2"/>
            <w:tabs>
              <w:tab w:val="left" w:pos="880"/>
              <w:tab w:val="right" w:leader="dot" w:pos="9017"/>
            </w:tabs>
            <w:rPr>
              <w:rFonts w:asciiTheme="minorHAnsi" w:eastAsiaTheme="minorEastAsia" w:hAnsiTheme="minorHAnsi"/>
              <w:noProof/>
              <w:sz w:val="22"/>
            </w:rPr>
          </w:pPr>
          <w:hyperlink w:anchor="_Toc166210408" w:history="1">
            <w:r w:rsidR="00BF500E" w:rsidRPr="008F54D3">
              <w:rPr>
                <w:rStyle w:val="Hyperlink"/>
                <w:rFonts w:eastAsia="Times New Roman"/>
                <w:noProof/>
              </w:rPr>
              <w:t>2.3</w:t>
            </w:r>
            <w:r w:rsidR="00BF500E">
              <w:rPr>
                <w:rFonts w:asciiTheme="minorHAnsi" w:eastAsiaTheme="minorEastAsia" w:hAnsiTheme="minorHAnsi"/>
                <w:noProof/>
                <w:sz w:val="22"/>
              </w:rPr>
              <w:tab/>
            </w:r>
            <w:r w:rsidR="00BF500E" w:rsidRPr="008F54D3">
              <w:rPr>
                <w:rStyle w:val="Hyperlink"/>
                <w:rFonts w:eastAsia="Times New Roman"/>
                <w:noProof/>
              </w:rPr>
              <w:t>Đặc tả use case quản lý nhập kho</w:t>
            </w:r>
            <w:r w:rsidR="00BF500E">
              <w:rPr>
                <w:noProof/>
                <w:webHidden/>
              </w:rPr>
              <w:tab/>
            </w:r>
            <w:r w:rsidR="00BF500E">
              <w:rPr>
                <w:noProof/>
                <w:webHidden/>
              </w:rPr>
              <w:fldChar w:fldCharType="begin"/>
            </w:r>
            <w:r w:rsidR="00BF500E">
              <w:rPr>
                <w:noProof/>
                <w:webHidden/>
              </w:rPr>
              <w:instrText xml:space="preserve"> PAGEREF _Toc166210408 \h </w:instrText>
            </w:r>
            <w:r w:rsidR="00BF500E">
              <w:rPr>
                <w:noProof/>
                <w:webHidden/>
              </w:rPr>
            </w:r>
            <w:r w:rsidR="00BF500E">
              <w:rPr>
                <w:noProof/>
                <w:webHidden/>
              </w:rPr>
              <w:fldChar w:fldCharType="separate"/>
            </w:r>
            <w:r w:rsidR="00BF500E">
              <w:rPr>
                <w:noProof/>
                <w:webHidden/>
              </w:rPr>
              <w:t>17</w:t>
            </w:r>
            <w:r w:rsidR="00BF500E">
              <w:rPr>
                <w:noProof/>
                <w:webHidden/>
              </w:rPr>
              <w:fldChar w:fldCharType="end"/>
            </w:r>
          </w:hyperlink>
        </w:p>
        <w:p w14:paraId="5AF85309" w14:textId="58DC447C" w:rsidR="00BF500E" w:rsidRDefault="009A6D8F">
          <w:pPr>
            <w:pStyle w:val="TOC2"/>
            <w:tabs>
              <w:tab w:val="left" w:pos="880"/>
              <w:tab w:val="right" w:leader="dot" w:pos="9017"/>
            </w:tabs>
            <w:rPr>
              <w:rFonts w:asciiTheme="minorHAnsi" w:eastAsiaTheme="minorEastAsia" w:hAnsiTheme="minorHAnsi"/>
              <w:noProof/>
              <w:sz w:val="22"/>
            </w:rPr>
          </w:pPr>
          <w:hyperlink w:anchor="_Toc166210409" w:history="1">
            <w:r w:rsidR="00BF500E" w:rsidRPr="008F54D3">
              <w:rPr>
                <w:rStyle w:val="Hyperlink"/>
                <w:rFonts w:eastAsia="Times New Roman"/>
                <w:noProof/>
              </w:rPr>
              <w:t>2.4</w:t>
            </w:r>
            <w:r w:rsidR="00BF500E">
              <w:rPr>
                <w:rFonts w:asciiTheme="minorHAnsi" w:eastAsiaTheme="minorEastAsia" w:hAnsiTheme="minorHAnsi"/>
                <w:noProof/>
                <w:sz w:val="22"/>
              </w:rPr>
              <w:tab/>
            </w:r>
            <w:r w:rsidR="00BF500E" w:rsidRPr="008F54D3">
              <w:rPr>
                <w:rStyle w:val="Hyperlink"/>
                <w:rFonts w:eastAsia="Times New Roman"/>
                <w:noProof/>
              </w:rPr>
              <w:t>Đặc tả use case quản lý xuất kho</w:t>
            </w:r>
            <w:r w:rsidR="00BF500E">
              <w:rPr>
                <w:noProof/>
                <w:webHidden/>
              </w:rPr>
              <w:tab/>
            </w:r>
            <w:r w:rsidR="00BF500E">
              <w:rPr>
                <w:noProof/>
                <w:webHidden/>
              </w:rPr>
              <w:fldChar w:fldCharType="begin"/>
            </w:r>
            <w:r w:rsidR="00BF500E">
              <w:rPr>
                <w:noProof/>
                <w:webHidden/>
              </w:rPr>
              <w:instrText xml:space="preserve"> PAGEREF _Toc166210409 \h </w:instrText>
            </w:r>
            <w:r w:rsidR="00BF500E">
              <w:rPr>
                <w:noProof/>
                <w:webHidden/>
              </w:rPr>
            </w:r>
            <w:r w:rsidR="00BF500E">
              <w:rPr>
                <w:noProof/>
                <w:webHidden/>
              </w:rPr>
              <w:fldChar w:fldCharType="separate"/>
            </w:r>
            <w:r w:rsidR="00BF500E">
              <w:rPr>
                <w:noProof/>
                <w:webHidden/>
              </w:rPr>
              <w:t>22</w:t>
            </w:r>
            <w:r w:rsidR="00BF500E">
              <w:rPr>
                <w:noProof/>
                <w:webHidden/>
              </w:rPr>
              <w:fldChar w:fldCharType="end"/>
            </w:r>
          </w:hyperlink>
        </w:p>
        <w:p w14:paraId="03966DAC" w14:textId="1EF517C9" w:rsidR="00BF500E" w:rsidRDefault="009A6D8F">
          <w:pPr>
            <w:pStyle w:val="TOC2"/>
            <w:tabs>
              <w:tab w:val="left" w:pos="880"/>
              <w:tab w:val="right" w:leader="dot" w:pos="9017"/>
            </w:tabs>
            <w:rPr>
              <w:rFonts w:asciiTheme="minorHAnsi" w:eastAsiaTheme="minorEastAsia" w:hAnsiTheme="minorHAnsi"/>
              <w:noProof/>
              <w:sz w:val="22"/>
            </w:rPr>
          </w:pPr>
          <w:hyperlink w:anchor="_Toc166210410" w:history="1">
            <w:r w:rsidR="00BF500E" w:rsidRPr="008F54D3">
              <w:rPr>
                <w:rStyle w:val="Hyperlink"/>
                <w:noProof/>
              </w:rPr>
              <w:t>2.5</w:t>
            </w:r>
            <w:r w:rsidR="00BF500E">
              <w:rPr>
                <w:rFonts w:asciiTheme="minorHAnsi" w:eastAsiaTheme="minorEastAsia" w:hAnsiTheme="minorHAnsi"/>
                <w:noProof/>
                <w:sz w:val="22"/>
              </w:rPr>
              <w:tab/>
            </w:r>
            <w:r w:rsidR="00BF500E" w:rsidRPr="008F54D3">
              <w:rPr>
                <w:rStyle w:val="Hyperlink"/>
                <w:noProof/>
              </w:rPr>
              <w:t>Đặc tả use case quản lý khách hàng</w:t>
            </w:r>
            <w:r w:rsidR="00BF500E">
              <w:rPr>
                <w:noProof/>
                <w:webHidden/>
              </w:rPr>
              <w:tab/>
            </w:r>
            <w:r w:rsidR="00BF500E">
              <w:rPr>
                <w:noProof/>
                <w:webHidden/>
              </w:rPr>
              <w:fldChar w:fldCharType="begin"/>
            </w:r>
            <w:r w:rsidR="00BF500E">
              <w:rPr>
                <w:noProof/>
                <w:webHidden/>
              </w:rPr>
              <w:instrText xml:space="preserve"> PAGEREF _Toc166210410 \h </w:instrText>
            </w:r>
            <w:r w:rsidR="00BF500E">
              <w:rPr>
                <w:noProof/>
                <w:webHidden/>
              </w:rPr>
            </w:r>
            <w:r w:rsidR="00BF500E">
              <w:rPr>
                <w:noProof/>
                <w:webHidden/>
              </w:rPr>
              <w:fldChar w:fldCharType="separate"/>
            </w:r>
            <w:r w:rsidR="00BF500E">
              <w:rPr>
                <w:noProof/>
                <w:webHidden/>
              </w:rPr>
              <w:t>27</w:t>
            </w:r>
            <w:r w:rsidR="00BF500E">
              <w:rPr>
                <w:noProof/>
                <w:webHidden/>
              </w:rPr>
              <w:fldChar w:fldCharType="end"/>
            </w:r>
          </w:hyperlink>
        </w:p>
        <w:p w14:paraId="3CF9FF8E" w14:textId="42197570" w:rsidR="00BF500E" w:rsidRDefault="009A6D8F">
          <w:pPr>
            <w:pStyle w:val="TOC2"/>
            <w:tabs>
              <w:tab w:val="left" w:pos="880"/>
              <w:tab w:val="right" w:leader="dot" w:pos="9017"/>
            </w:tabs>
            <w:rPr>
              <w:rFonts w:asciiTheme="minorHAnsi" w:eastAsiaTheme="minorEastAsia" w:hAnsiTheme="minorHAnsi"/>
              <w:noProof/>
              <w:sz w:val="22"/>
            </w:rPr>
          </w:pPr>
          <w:hyperlink w:anchor="_Toc166210411" w:history="1">
            <w:r w:rsidR="00BF500E" w:rsidRPr="008F54D3">
              <w:rPr>
                <w:rStyle w:val="Hyperlink"/>
                <w:noProof/>
              </w:rPr>
              <w:t>2.6</w:t>
            </w:r>
            <w:r w:rsidR="00BF500E">
              <w:rPr>
                <w:rFonts w:asciiTheme="minorHAnsi" w:eastAsiaTheme="minorEastAsia" w:hAnsiTheme="minorHAnsi"/>
                <w:noProof/>
                <w:sz w:val="22"/>
              </w:rPr>
              <w:tab/>
            </w:r>
            <w:r w:rsidR="00BF500E" w:rsidRPr="008F54D3">
              <w:rPr>
                <w:rStyle w:val="Hyperlink"/>
                <w:noProof/>
              </w:rPr>
              <w:t>Đặc tả use case thống kê</w:t>
            </w:r>
            <w:r w:rsidR="00BF500E">
              <w:rPr>
                <w:noProof/>
                <w:webHidden/>
              </w:rPr>
              <w:tab/>
            </w:r>
            <w:r w:rsidR="00BF500E">
              <w:rPr>
                <w:noProof/>
                <w:webHidden/>
              </w:rPr>
              <w:fldChar w:fldCharType="begin"/>
            </w:r>
            <w:r w:rsidR="00BF500E">
              <w:rPr>
                <w:noProof/>
                <w:webHidden/>
              </w:rPr>
              <w:instrText xml:space="preserve"> PAGEREF _Toc166210411 \h </w:instrText>
            </w:r>
            <w:r w:rsidR="00BF500E">
              <w:rPr>
                <w:noProof/>
                <w:webHidden/>
              </w:rPr>
            </w:r>
            <w:r w:rsidR="00BF500E">
              <w:rPr>
                <w:noProof/>
                <w:webHidden/>
              </w:rPr>
              <w:fldChar w:fldCharType="separate"/>
            </w:r>
            <w:r w:rsidR="00BF500E">
              <w:rPr>
                <w:noProof/>
                <w:webHidden/>
              </w:rPr>
              <w:t>29</w:t>
            </w:r>
            <w:r w:rsidR="00BF500E">
              <w:rPr>
                <w:noProof/>
                <w:webHidden/>
              </w:rPr>
              <w:fldChar w:fldCharType="end"/>
            </w:r>
          </w:hyperlink>
        </w:p>
        <w:p w14:paraId="5DCDBA88" w14:textId="47338FF8" w:rsidR="00BF500E" w:rsidRDefault="009A6D8F">
          <w:pPr>
            <w:pStyle w:val="TOC2"/>
            <w:tabs>
              <w:tab w:val="left" w:pos="880"/>
              <w:tab w:val="right" w:leader="dot" w:pos="9017"/>
            </w:tabs>
            <w:rPr>
              <w:rFonts w:asciiTheme="minorHAnsi" w:eastAsiaTheme="minorEastAsia" w:hAnsiTheme="minorHAnsi"/>
              <w:noProof/>
              <w:sz w:val="22"/>
            </w:rPr>
          </w:pPr>
          <w:hyperlink w:anchor="_Toc166210412" w:history="1">
            <w:r w:rsidR="00BF500E" w:rsidRPr="008F54D3">
              <w:rPr>
                <w:rStyle w:val="Hyperlink"/>
                <w:rFonts w:eastAsia="Times New Roman"/>
                <w:noProof/>
              </w:rPr>
              <w:t>2.7</w:t>
            </w:r>
            <w:r w:rsidR="00BF500E">
              <w:rPr>
                <w:rFonts w:asciiTheme="minorHAnsi" w:eastAsiaTheme="minorEastAsia" w:hAnsiTheme="minorHAnsi"/>
                <w:noProof/>
                <w:sz w:val="22"/>
              </w:rPr>
              <w:tab/>
            </w:r>
            <w:r w:rsidR="00BF500E" w:rsidRPr="008F54D3">
              <w:rPr>
                <w:rStyle w:val="Hyperlink"/>
                <w:rFonts w:eastAsia="Times New Roman"/>
                <w:noProof/>
              </w:rPr>
              <w:t>Đặc tả use case tư vấn khách hàng</w:t>
            </w:r>
            <w:r w:rsidR="00BF500E">
              <w:rPr>
                <w:noProof/>
                <w:webHidden/>
              </w:rPr>
              <w:tab/>
            </w:r>
            <w:r w:rsidR="00BF500E">
              <w:rPr>
                <w:noProof/>
                <w:webHidden/>
              </w:rPr>
              <w:fldChar w:fldCharType="begin"/>
            </w:r>
            <w:r w:rsidR="00BF500E">
              <w:rPr>
                <w:noProof/>
                <w:webHidden/>
              </w:rPr>
              <w:instrText xml:space="preserve"> PAGEREF _Toc166210412 \h </w:instrText>
            </w:r>
            <w:r w:rsidR="00BF500E">
              <w:rPr>
                <w:noProof/>
                <w:webHidden/>
              </w:rPr>
            </w:r>
            <w:r w:rsidR="00BF500E">
              <w:rPr>
                <w:noProof/>
                <w:webHidden/>
              </w:rPr>
              <w:fldChar w:fldCharType="separate"/>
            </w:r>
            <w:r w:rsidR="00BF500E">
              <w:rPr>
                <w:noProof/>
                <w:webHidden/>
              </w:rPr>
              <w:t>37</w:t>
            </w:r>
            <w:r w:rsidR="00BF500E">
              <w:rPr>
                <w:noProof/>
                <w:webHidden/>
              </w:rPr>
              <w:fldChar w:fldCharType="end"/>
            </w:r>
          </w:hyperlink>
        </w:p>
        <w:p w14:paraId="3879EC57" w14:textId="0B8741ED" w:rsidR="00BF500E" w:rsidRDefault="009A6D8F">
          <w:pPr>
            <w:pStyle w:val="TOC2"/>
            <w:tabs>
              <w:tab w:val="left" w:pos="880"/>
              <w:tab w:val="right" w:leader="dot" w:pos="9017"/>
            </w:tabs>
            <w:rPr>
              <w:rFonts w:asciiTheme="minorHAnsi" w:eastAsiaTheme="minorEastAsia" w:hAnsiTheme="minorHAnsi"/>
              <w:noProof/>
              <w:sz w:val="22"/>
            </w:rPr>
          </w:pPr>
          <w:hyperlink w:anchor="_Toc166210413" w:history="1">
            <w:r w:rsidR="00BF500E" w:rsidRPr="008F54D3">
              <w:rPr>
                <w:rStyle w:val="Hyperlink"/>
                <w:rFonts w:eastAsia="Times New Roman"/>
                <w:noProof/>
              </w:rPr>
              <w:t>2.8</w:t>
            </w:r>
            <w:r w:rsidR="00BF500E">
              <w:rPr>
                <w:rFonts w:asciiTheme="minorHAnsi" w:eastAsiaTheme="minorEastAsia" w:hAnsiTheme="minorHAnsi"/>
                <w:noProof/>
                <w:sz w:val="22"/>
              </w:rPr>
              <w:tab/>
            </w:r>
            <w:r w:rsidR="00BF500E" w:rsidRPr="008F54D3">
              <w:rPr>
                <w:rStyle w:val="Hyperlink"/>
                <w:rFonts w:eastAsia="Times New Roman"/>
                <w:noProof/>
              </w:rPr>
              <w:t>Đặc tả use case mua hàng</w:t>
            </w:r>
            <w:r w:rsidR="00BF500E">
              <w:rPr>
                <w:noProof/>
                <w:webHidden/>
              </w:rPr>
              <w:tab/>
            </w:r>
            <w:r w:rsidR="00BF500E">
              <w:rPr>
                <w:noProof/>
                <w:webHidden/>
              </w:rPr>
              <w:fldChar w:fldCharType="begin"/>
            </w:r>
            <w:r w:rsidR="00BF500E">
              <w:rPr>
                <w:noProof/>
                <w:webHidden/>
              </w:rPr>
              <w:instrText xml:space="preserve"> PAGEREF _Toc166210413 \h </w:instrText>
            </w:r>
            <w:r w:rsidR="00BF500E">
              <w:rPr>
                <w:noProof/>
                <w:webHidden/>
              </w:rPr>
            </w:r>
            <w:r w:rsidR="00BF500E">
              <w:rPr>
                <w:noProof/>
                <w:webHidden/>
              </w:rPr>
              <w:fldChar w:fldCharType="separate"/>
            </w:r>
            <w:r w:rsidR="00BF500E">
              <w:rPr>
                <w:noProof/>
                <w:webHidden/>
              </w:rPr>
              <w:t>39</w:t>
            </w:r>
            <w:r w:rsidR="00BF500E">
              <w:rPr>
                <w:noProof/>
                <w:webHidden/>
              </w:rPr>
              <w:fldChar w:fldCharType="end"/>
            </w:r>
          </w:hyperlink>
        </w:p>
        <w:p w14:paraId="386CA5E4" w14:textId="39FA4CBD" w:rsidR="00BF500E" w:rsidRDefault="009A6D8F">
          <w:pPr>
            <w:pStyle w:val="TOC2"/>
            <w:tabs>
              <w:tab w:val="left" w:pos="880"/>
              <w:tab w:val="right" w:leader="dot" w:pos="9017"/>
            </w:tabs>
            <w:rPr>
              <w:rFonts w:asciiTheme="minorHAnsi" w:eastAsiaTheme="minorEastAsia" w:hAnsiTheme="minorHAnsi"/>
              <w:noProof/>
              <w:sz w:val="22"/>
            </w:rPr>
          </w:pPr>
          <w:hyperlink w:anchor="_Toc166210414" w:history="1">
            <w:r w:rsidR="00BF500E" w:rsidRPr="008F54D3">
              <w:rPr>
                <w:rStyle w:val="Hyperlink"/>
                <w:rFonts w:eastAsia="Times New Roman"/>
                <w:noProof/>
              </w:rPr>
              <w:t>2.9</w:t>
            </w:r>
            <w:r w:rsidR="00BF500E">
              <w:rPr>
                <w:rFonts w:asciiTheme="minorHAnsi" w:eastAsiaTheme="minorEastAsia" w:hAnsiTheme="minorHAnsi"/>
                <w:noProof/>
                <w:sz w:val="22"/>
              </w:rPr>
              <w:tab/>
            </w:r>
            <w:r w:rsidR="00BF500E" w:rsidRPr="008F54D3">
              <w:rPr>
                <w:rStyle w:val="Hyperlink"/>
                <w:rFonts w:eastAsia="Times New Roman"/>
                <w:noProof/>
              </w:rPr>
              <w:t>Đặc tả use case Xem các sản phẩm</w:t>
            </w:r>
            <w:r w:rsidR="00BF500E">
              <w:rPr>
                <w:noProof/>
                <w:webHidden/>
              </w:rPr>
              <w:tab/>
            </w:r>
            <w:r w:rsidR="00BF500E">
              <w:rPr>
                <w:noProof/>
                <w:webHidden/>
              </w:rPr>
              <w:fldChar w:fldCharType="begin"/>
            </w:r>
            <w:r w:rsidR="00BF500E">
              <w:rPr>
                <w:noProof/>
                <w:webHidden/>
              </w:rPr>
              <w:instrText xml:space="preserve"> PAGEREF _Toc166210414 \h </w:instrText>
            </w:r>
            <w:r w:rsidR="00BF500E">
              <w:rPr>
                <w:noProof/>
                <w:webHidden/>
              </w:rPr>
            </w:r>
            <w:r w:rsidR="00BF500E">
              <w:rPr>
                <w:noProof/>
                <w:webHidden/>
              </w:rPr>
              <w:fldChar w:fldCharType="separate"/>
            </w:r>
            <w:r w:rsidR="00BF500E">
              <w:rPr>
                <w:noProof/>
                <w:webHidden/>
              </w:rPr>
              <w:t>44</w:t>
            </w:r>
            <w:r w:rsidR="00BF500E">
              <w:rPr>
                <w:noProof/>
                <w:webHidden/>
              </w:rPr>
              <w:fldChar w:fldCharType="end"/>
            </w:r>
          </w:hyperlink>
        </w:p>
        <w:p w14:paraId="3B24DEF7" w14:textId="25E7AA96" w:rsidR="00BF500E" w:rsidRDefault="009A6D8F">
          <w:pPr>
            <w:pStyle w:val="TOC2"/>
            <w:tabs>
              <w:tab w:val="left" w:pos="1100"/>
              <w:tab w:val="right" w:leader="dot" w:pos="9017"/>
            </w:tabs>
            <w:rPr>
              <w:rFonts w:asciiTheme="minorHAnsi" w:eastAsiaTheme="minorEastAsia" w:hAnsiTheme="minorHAnsi"/>
              <w:noProof/>
              <w:sz w:val="22"/>
            </w:rPr>
          </w:pPr>
          <w:hyperlink w:anchor="_Toc166210415" w:history="1">
            <w:r w:rsidR="00BF500E" w:rsidRPr="008F54D3">
              <w:rPr>
                <w:rStyle w:val="Hyperlink"/>
                <w:noProof/>
              </w:rPr>
              <w:t>2.10</w:t>
            </w:r>
            <w:r w:rsidR="00BF500E">
              <w:rPr>
                <w:rFonts w:asciiTheme="minorHAnsi" w:eastAsiaTheme="minorEastAsia" w:hAnsiTheme="minorHAnsi"/>
                <w:noProof/>
                <w:sz w:val="22"/>
              </w:rPr>
              <w:tab/>
            </w:r>
            <w:r w:rsidR="00BF500E" w:rsidRPr="008F54D3">
              <w:rPr>
                <w:rStyle w:val="Hyperlink"/>
                <w:noProof/>
              </w:rPr>
              <w:t>Đặc tả use case đăng ký</w:t>
            </w:r>
            <w:r w:rsidR="00BF500E">
              <w:rPr>
                <w:noProof/>
                <w:webHidden/>
              </w:rPr>
              <w:tab/>
            </w:r>
            <w:r w:rsidR="00BF500E">
              <w:rPr>
                <w:noProof/>
                <w:webHidden/>
              </w:rPr>
              <w:fldChar w:fldCharType="begin"/>
            </w:r>
            <w:r w:rsidR="00BF500E">
              <w:rPr>
                <w:noProof/>
                <w:webHidden/>
              </w:rPr>
              <w:instrText xml:space="preserve"> PAGEREF _Toc166210415 \h </w:instrText>
            </w:r>
            <w:r w:rsidR="00BF500E">
              <w:rPr>
                <w:noProof/>
                <w:webHidden/>
              </w:rPr>
            </w:r>
            <w:r w:rsidR="00BF500E">
              <w:rPr>
                <w:noProof/>
                <w:webHidden/>
              </w:rPr>
              <w:fldChar w:fldCharType="separate"/>
            </w:r>
            <w:r w:rsidR="00BF500E">
              <w:rPr>
                <w:noProof/>
                <w:webHidden/>
              </w:rPr>
              <w:t>50</w:t>
            </w:r>
            <w:r w:rsidR="00BF500E">
              <w:rPr>
                <w:noProof/>
                <w:webHidden/>
              </w:rPr>
              <w:fldChar w:fldCharType="end"/>
            </w:r>
          </w:hyperlink>
        </w:p>
        <w:p w14:paraId="108A79FB" w14:textId="2A41C3BA" w:rsidR="00BF500E" w:rsidRDefault="009A6D8F">
          <w:pPr>
            <w:pStyle w:val="TOC1"/>
            <w:tabs>
              <w:tab w:val="left" w:pos="1760"/>
              <w:tab w:val="right" w:leader="dot" w:pos="9017"/>
            </w:tabs>
            <w:rPr>
              <w:rFonts w:asciiTheme="minorHAnsi" w:eastAsiaTheme="minorEastAsia" w:hAnsiTheme="minorHAnsi"/>
              <w:noProof/>
              <w:sz w:val="22"/>
            </w:rPr>
          </w:pPr>
          <w:hyperlink w:anchor="_Toc166210416" w:history="1">
            <w:r w:rsidR="00BF500E" w:rsidRPr="008F54D3">
              <w:rPr>
                <w:rStyle w:val="Hyperlink"/>
                <w:noProof/>
              </w:rPr>
              <w:t>CHƯƠNG 3.</w:t>
            </w:r>
            <w:r w:rsidR="00BF500E">
              <w:rPr>
                <w:rFonts w:asciiTheme="minorHAnsi" w:eastAsiaTheme="minorEastAsia" w:hAnsiTheme="minorHAnsi"/>
                <w:noProof/>
                <w:sz w:val="22"/>
              </w:rPr>
              <w:tab/>
            </w:r>
            <w:r w:rsidR="003648D2">
              <w:rPr>
                <w:rStyle w:val="Hyperlink"/>
                <w:noProof/>
              </w:rPr>
              <w:t>Y</w:t>
            </w:r>
            <w:r w:rsidR="00BF500E" w:rsidRPr="008F54D3">
              <w:rPr>
                <w:rStyle w:val="Hyperlink"/>
                <w:noProof/>
              </w:rPr>
              <w:t>ÊU CẦU PHI CHỨC NĂNG</w:t>
            </w:r>
            <w:r w:rsidR="00BF500E">
              <w:rPr>
                <w:noProof/>
                <w:webHidden/>
              </w:rPr>
              <w:tab/>
            </w:r>
            <w:r w:rsidR="00BF500E">
              <w:rPr>
                <w:noProof/>
                <w:webHidden/>
              </w:rPr>
              <w:fldChar w:fldCharType="begin"/>
            </w:r>
            <w:r w:rsidR="00BF500E">
              <w:rPr>
                <w:noProof/>
                <w:webHidden/>
              </w:rPr>
              <w:instrText xml:space="preserve"> PAGEREF _Toc166210416 \h </w:instrText>
            </w:r>
            <w:r w:rsidR="00BF500E">
              <w:rPr>
                <w:noProof/>
                <w:webHidden/>
              </w:rPr>
            </w:r>
            <w:r w:rsidR="00BF500E">
              <w:rPr>
                <w:noProof/>
                <w:webHidden/>
              </w:rPr>
              <w:fldChar w:fldCharType="separate"/>
            </w:r>
            <w:r w:rsidR="00BF500E">
              <w:rPr>
                <w:noProof/>
                <w:webHidden/>
              </w:rPr>
              <w:t>53</w:t>
            </w:r>
            <w:r w:rsidR="00BF500E">
              <w:rPr>
                <w:noProof/>
                <w:webHidden/>
              </w:rPr>
              <w:fldChar w:fldCharType="end"/>
            </w:r>
          </w:hyperlink>
        </w:p>
        <w:p w14:paraId="2B765A44" w14:textId="4656FB97" w:rsidR="00BF500E" w:rsidRDefault="009A6D8F">
          <w:pPr>
            <w:pStyle w:val="TOC1"/>
            <w:tabs>
              <w:tab w:val="right" w:leader="dot" w:pos="9017"/>
            </w:tabs>
            <w:rPr>
              <w:rFonts w:asciiTheme="minorHAnsi" w:eastAsiaTheme="minorEastAsia" w:hAnsiTheme="minorHAnsi"/>
              <w:noProof/>
              <w:sz w:val="22"/>
            </w:rPr>
          </w:pPr>
          <w:hyperlink w:anchor="_Toc166210417" w:history="1">
            <w:r w:rsidR="00BF500E" w:rsidRPr="008F54D3">
              <w:rPr>
                <w:rStyle w:val="Hyperlink"/>
                <w:noProof/>
              </w:rPr>
              <w:t>Tài liệu tham khảo</w:t>
            </w:r>
            <w:r w:rsidR="00BF500E">
              <w:rPr>
                <w:noProof/>
                <w:webHidden/>
              </w:rPr>
              <w:tab/>
            </w:r>
            <w:r w:rsidR="00BF500E">
              <w:rPr>
                <w:noProof/>
                <w:webHidden/>
              </w:rPr>
              <w:fldChar w:fldCharType="begin"/>
            </w:r>
            <w:r w:rsidR="00BF500E">
              <w:rPr>
                <w:noProof/>
                <w:webHidden/>
              </w:rPr>
              <w:instrText xml:space="preserve"> PAGEREF _Toc166210417 \h </w:instrText>
            </w:r>
            <w:r w:rsidR="00BF500E">
              <w:rPr>
                <w:noProof/>
                <w:webHidden/>
              </w:rPr>
            </w:r>
            <w:r w:rsidR="00BF500E">
              <w:rPr>
                <w:noProof/>
                <w:webHidden/>
              </w:rPr>
              <w:fldChar w:fldCharType="separate"/>
            </w:r>
            <w:r w:rsidR="00BF500E">
              <w:rPr>
                <w:noProof/>
                <w:webHidden/>
              </w:rPr>
              <w:t>53</w:t>
            </w:r>
            <w:r w:rsidR="00BF500E">
              <w:rPr>
                <w:noProof/>
                <w:webHidden/>
              </w:rPr>
              <w:fldChar w:fldCharType="end"/>
            </w:r>
          </w:hyperlink>
        </w:p>
        <w:p w14:paraId="32FB4FC0" w14:textId="3F2CBF72" w:rsidR="00F8652C" w:rsidRDefault="00F8652C">
          <w:r>
            <w:rPr>
              <w:b/>
              <w:bCs/>
              <w:noProof/>
            </w:rPr>
            <w:fldChar w:fldCharType="end"/>
          </w:r>
        </w:p>
      </w:sdtContent>
    </w:sdt>
    <w:p w14:paraId="479C50F8" w14:textId="5C9F525E" w:rsidR="00F8652C" w:rsidRDefault="00F8652C" w:rsidP="009B19BB">
      <w:pPr>
        <w:rPr>
          <w:rFonts w:cs="Times New Roman"/>
          <w:b/>
          <w:szCs w:val="26"/>
        </w:rPr>
      </w:pPr>
    </w:p>
    <w:p w14:paraId="6727B843" w14:textId="79D4D38E" w:rsidR="00A0346F" w:rsidRDefault="00A0346F" w:rsidP="009B19BB">
      <w:pPr>
        <w:rPr>
          <w:rFonts w:cs="Times New Roman"/>
          <w:b/>
          <w:szCs w:val="26"/>
        </w:rPr>
      </w:pPr>
    </w:p>
    <w:p w14:paraId="74C4DA08" w14:textId="3EED5107" w:rsidR="00A0346F" w:rsidRDefault="00A0346F" w:rsidP="009B19BB">
      <w:pPr>
        <w:rPr>
          <w:rFonts w:cs="Times New Roman"/>
          <w:b/>
          <w:szCs w:val="26"/>
        </w:rPr>
      </w:pPr>
    </w:p>
    <w:p w14:paraId="314A5794" w14:textId="0C0EA109" w:rsidR="00A0346F" w:rsidRDefault="00A0346F" w:rsidP="009B19BB">
      <w:pPr>
        <w:rPr>
          <w:rFonts w:cs="Times New Roman"/>
          <w:b/>
          <w:szCs w:val="26"/>
        </w:rPr>
      </w:pPr>
    </w:p>
    <w:p w14:paraId="284488B3" w14:textId="683CF7DE" w:rsidR="00A0346F" w:rsidRDefault="00A0346F" w:rsidP="009B19BB">
      <w:pPr>
        <w:rPr>
          <w:rFonts w:cs="Times New Roman"/>
          <w:b/>
          <w:szCs w:val="26"/>
        </w:rPr>
      </w:pPr>
    </w:p>
    <w:p w14:paraId="05FDEC60" w14:textId="7961C17D" w:rsidR="00A0346F" w:rsidRDefault="00A0346F" w:rsidP="009B19BB">
      <w:pPr>
        <w:rPr>
          <w:rFonts w:cs="Times New Roman"/>
          <w:b/>
          <w:szCs w:val="26"/>
        </w:rPr>
      </w:pPr>
    </w:p>
    <w:p w14:paraId="3648D577" w14:textId="23321637" w:rsidR="00A0346F" w:rsidRDefault="00A0346F" w:rsidP="009B19BB">
      <w:pPr>
        <w:rPr>
          <w:rFonts w:cs="Times New Roman"/>
          <w:b/>
          <w:szCs w:val="26"/>
        </w:rPr>
      </w:pPr>
    </w:p>
    <w:p w14:paraId="538B099B" w14:textId="17FC600B" w:rsidR="00A0346F" w:rsidRDefault="00A0346F" w:rsidP="009B19BB">
      <w:pPr>
        <w:rPr>
          <w:rFonts w:cs="Times New Roman"/>
          <w:b/>
          <w:szCs w:val="26"/>
        </w:rPr>
      </w:pPr>
    </w:p>
    <w:p w14:paraId="4363E7F8" w14:textId="200AF0F6" w:rsidR="00A0346F" w:rsidRPr="00F275FE" w:rsidRDefault="00A0346F" w:rsidP="009B19BB">
      <w:pPr>
        <w:rPr>
          <w:rFonts w:cs="Times New Roman"/>
          <w:b/>
          <w:szCs w:val="26"/>
        </w:rPr>
      </w:pPr>
    </w:p>
    <w:p w14:paraId="2859D655" w14:textId="1064FF81" w:rsidR="00A0346F" w:rsidRDefault="00A0346F">
      <w:pPr>
        <w:rPr>
          <w:rFonts w:cs="Times New Roman"/>
          <w:b/>
          <w:sz w:val="24"/>
          <w:szCs w:val="24"/>
        </w:rPr>
      </w:pPr>
      <w:r>
        <w:rPr>
          <w:rFonts w:cs="Times New Roman"/>
          <w:b/>
          <w:sz w:val="24"/>
          <w:szCs w:val="24"/>
        </w:rPr>
        <w:lastRenderedPageBreak/>
        <w:t>DANH MỤC HÌNH ẢNH</w:t>
      </w:r>
    </w:p>
    <w:p w14:paraId="28E569C7" w14:textId="5ECAE256" w:rsidR="009B19BB" w:rsidRDefault="00200613">
      <w:pPr>
        <w:rPr>
          <w:rFonts w:cs="Times New Roman"/>
          <w:b/>
          <w:sz w:val="24"/>
          <w:szCs w:val="24"/>
        </w:rPr>
        <w:sectPr w:rsidR="009B19BB" w:rsidSect="00D360BD">
          <w:headerReference w:type="default" r:id="rId9"/>
          <w:pgSz w:w="11907" w:h="16840" w:code="9"/>
          <w:pgMar w:top="1440" w:right="1440" w:bottom="1440" w:left="1440" w:header="720" w:footer="720" w:gutter="0"/>
          <w:cols w:space="720"/>
          <w:docGrid w:linePitch="360"/>
        </w:sectPr>
      </w:pPr>
      <w:r>
        <w:rPr>
          <w:rFonts w:cs="Times New Roman"/>
          <w:b/>
          <w:sz w:val="24"/>
          <w:szCs w:val="24"/>
        </w:rPr>
        <w:br w:type="page"/>
      </w:r>
    </w:p>
    <w:p w14:paraId="5C653915" w14:textId="189F0DE9" w:rsidR="00200613" w:rsidRDefault="00200613">
      <w:pPr>
        <w:rPr>
          <w:rFonts w:cs="Times New Roman"/>
          <w:b/>
          <w:sz w:val="24"/>
          <w:szCs w:val="24"/>
        </w:rPr>
      </w:pPr>
    </w:p>
    <w:p w14:paraId="33E633EB" w14:textId="56CFAD7E" w:rsidR="00200613" w:rsidRDefault="00200613" w:rsidP="00200613">
      <w:pPr>
        <w:pStyle w:val="Heading1"/>
      </w:pPr>
      <w:bookmarkStart w:id="1" w:name="_Toc166210399"/>
      <w:r>
        <w:t>mô tả khái quát hệ thống</w:t>
      </w:r>
      <w:bookmarkEnd w:id="1"/>
    </w:p>
    <w:p w14:paraId="0E28F09D" w14:textId="56F50036" w:rsidR="00200613" w:rsidRDefault="00200613" w:rsidP="00200613">
      <w:pPr>
        <w:pStyle w:val="Heading2"/>
      </w:pPr>
      <w:bookmarkStart w:id="2" w:name="_Toc166210400"/>
      <w:r>
        <w:t>Tổng quan về hệ thống</w:t>
      </w:r>
      <w:bookmarkEnd w:id="2"/>
    </w:p>
    <w:p w14:paraId="6AB856A3" w14:textId="32B19B15" w:rsidR="00BF500E" w:rsidRDefault="00BF500E" w:rsidP="00BF500E">
      <w:pPr>
        <w:ind w:firstLine="576"/>
      </w:pPr>
      <w:r>
        <w:t>Hệ thống bán hàng online và quản lý tồn kho của cửa hàng mật ong là một giải pháp hiện đại và hiệu quả giúp cửa hàng tối ưu hóa quy trình kinh doanh. Thông qua nền tảng này, khách hàng có thể dễ dàng xem và mua sản phẩm mật ong trực tuyến từ bất cứ đâu. Đồng thời, hệ thống cũng cung cấp cho chủ cửa hàng một công cụ quản lý tồn kho thông minh, giúp theo dõi số lượng hàng tồn kho, các đơn đặt hàng và xu hướng bán hàng.</w:t>
      </w:r>
    </w:p>
    <w:p w14:paraId="1198BF7F" w14:textId="5DE72E97" w:rsidR="00BF500E" w:rsidRDefault="00BF500E" w:rsidP="00BF500E">
      <w:pPr>
        <w:ind w:firstLine="576"/>
      </w:pPr>
      <w:r>
        <w:t>Bằng cách tự động hóa các quy trình, hệ thống giúp tiết kiệm thời gian và công sức của cửa hàng. Nhân viên có thể dễ dàng cập nhật thông tin về sản phẩm và đơn hàng mới, từ đó tối ưu hóa quản lý hàng tồn kho và đáp ứng nhu cầu của khách hàng một cách nhanh chóng.</w:t>
      </w:r>
    </w:p>
    <w:p w14:paraId="1015F4E8" w14:textId="2BF71BEB" w:rsidR="00200613" w:rsidRPr="00200613" w:rsidRDefault="00BF500E" w:rsidP="00BF500E">
      <w:pPr>
        <w:ind w:firstLine="576"/>
      </w:pPr>
      <w:r>
        <w:t>Với hệ thống bán hàng online và quản lý tồn kho, cửa hàng mật ong không chỉ tăng cường sự hiện diện của mình trên mạng internet mà còn nâng cao hiệu quả kinh doanh và sự hài lòng của khách hàng. Đây là một bước tiến quan trọng trong việc phát triển và định vị thương hiệu cửa hàng trong thời đại số ngày nay.</w:t>
      </w:r>
    </w:p>
    <w:p w14:paraId="126EA311" w14:textId="4D6A1E1C" w:rsidR="00200613" w:rsidRPr="0097533B" w:rsidRDefault="00200613" w:rsidP="00200613">
      <w:pPr>
        <w:pStyle w:val="Heading2"/>
        <w:rPr>
          <w:color w:val="auto"/>
        </w:rPr>
      </w:pPr>
      <w:bookmarkStart w:id="3" w:name="_Toc166210401"/>
      <w:r w:rsidRPr="0097533B">
        <w:rPr>
          <w:color w:val="auto"/>
        </w:rPr>
        <w:t>Sơ đồ luồng nghiệp vụ hệ thống</w:t>
      </w:r>
      <w:r w:rsidR="00770322" w:rsidRPr="0097533B">
        <w:rPr>
          <w:color w:val="auto"/>
        </w:rPr>
        <w:t xml:space="preserve"> (business workflow)</w:t>
      </w:r>
      <w:bookmarkEnd w:id="3"/>
    </w:p>
    <w:p w14:paraId="7B11FE72" w14:textId="68075231" w:rsidR="00D360BD" w:rsidRPr="0097533B" w:rsidRDefault="0097533B" w:rsidP="00CD178A">
      <w:pPr>
        <w:pStyle w:val="Heading3"/>
      </w:pPr>
      <w:bookmarkStart w:id="4" w:name="_Toc166210402"/>
      <w:r w:rsidRPr="0097533B">
        <w:t>Sơ đồ nghiệp vụ hệ thống as-is</w:t>
      </w:r>
      <w:bookmarkEnd w:id="4"/>
    </w:p>
    <w:p w14:paraId="7C1DBC11" w14:textId="77777777" w:rsidR="00D360BD" w:rsidRDefault="00D360BD" w:rsidP="00D360BD">
      <w:pPr>
        <w:keepNext/>
      </w:pPr>
      <w:r>
        <w:rPr>
          <w:noProof/>
        </w:rPr>
        <w:drawing>
          <wp:inline distT="0" distB="0" distL="0" distR="0" wp14:anchorId="7EFCE53D" wp14:editId="2CFD9BDF">
            <wp:extent cx="140208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MN as-is-quy trình quản lý kho.jpg"/>
                    <pic:cNvPicPr/>
                  </pic:nvPicPr>
                  <pic:blipFill>
                    <a:blip r:embed="rId10">
                      <a:extLst>
                        <a:ext uri="{28A0092B-C50C-407E-A947-70E740481C1C}">
                          <a14:useLocalDpi xmlns:a14="http://schemas.microsoft.com/office/drawing/2010/main" val="0"/>
                        </a:ext>
                      </a:extLst>
                    </a:blip>
                    <a:stretch>
                      <a:fillRect/>
                    </a:stretch>
                  </pic:blipFill>
                  <pic:spPr>
                    <a:xfrm>
                      <a:off x="0" y="0"/>
                      <a:ext cx="14020800" cy="3476625"/>
                    </a:xfrm>
                    <a:prstGeom prst="rect">
                      <a:avLst/>
                    </a:prstGeom>
                  </pic:spPr>
                </pic:pic>
              </a:graphicData>
            </a:graphic>
          </wp:inline>
        </w:drawing>
      </w:r>
    </w:p>
    <w:p w14:paraId="6A4489B5" w14:textId="63801558" w:rsidR="00200613" w:rsidRDefault="00D360BD" w:rsidP="00D360BD">
      <w:pPr>
        <w:pStyle w:val="Caption"/>
        <w:jc w:val="center"/>
      </w:pPr>
      <w:r>
        <w:t xml:space="preserve">Hình  </w:t>
      </w:r>
      <w:fldSimple w:instr=" SEQ Hình_ \* ARABIC ">
        <w:r w:rsidR="003648D2">
          <w:rPr>
            <w:noProof/>
          </w:rPr>
          <w:t>1</w:t>
        </w:r>
      </w:fldSimple>
      <w:r>
        <w:t xml:space="preserve"> Quy trình nhậ</w:t>
      </w:r>
      <w:r w:rsidRPr="00F40D6C">
        <w:t>p hàng as-is</w:t>
      </w:r>
    </w:p>
    <w:p w14:paraId="5E293233" w14:textId="77777777" w:rsidR="0097533B" w:rsidRDefault="00D360BD" w:rsidP="0097533B">
      <w:pPr>
        <w:keepNext/>
      </w:pPr>
      <w:r>
        <w:rPr>
          <w:noProof/>
        </w:rPr>
        <w:lastRenderedPageBreak/>
        <w:drawing>
          <wp:inline distT="0" distB="0" distL="0" distR="0" wp14:anchorId="194FEC11" wp14:editId="686ACE84">
            <wp:extent cx="12963525" cy="3533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MN as-is-bán hàng tại cửa hàng .jpg"/>
                    <pic:cNvPicPr/>
                  </pic:nvPicPr>
                  <pic:blipFill>
                    <a:blip r:embed="rId11">
                      <a:extLst>
                        <a:ext uri="{28A0092B-C50C-407E-A947-70E740481C1C}">
                          <a14:useLocalDpi xmlns:a14="http://schemas.microsoft.com/office/drawing/2010/main" val="0"/>
                        </a:ext>
                      </a:extLst>
                    </a:blip>
                    <a:stretch>
                      <a:fillRect/>
                    </a:stretch>
                  </pic:blipFill>
                  <pic:spPr>
                    <a:xfrm>
                      <a:off x="0" y="0"/>
                      <a:ext cx="12963525" cy="3533775"/>
                    </a:xfrm>
                    <a:prstGeom prst="rect">
                      <a:avLst/>
                    </a:prstGeom>
                  </pic:spPr>
                </pic:pic>
              </a:graphicData>
            </a:graphic>
          </wp:inline>
        </w:drawing>
      </w:r>
    </w:p>
    <w:p w14:paraId="2073BAD1" w14:textId="7BC5EA1F" w:rsidR="00D360BD" w:rsidRDefault="0097533B" w:rsidP="0097533B">
      <w:pPr>
        <w:pStyle w:val="Caption"/>
        <w:jc w:val="center"/>
      </w:pPr>
      <w:r>
        <w:t xml:space="preserve">Hình  </w:t>
      </w:r>
      <w:fldSimple w:instr=" SEQ Hình_ \* ARABIC ">
        <w:r w:rsidR="003648D2">
          <w:rPr>
            <w:noProof/>
          </w:rPr>
          <w:t>2</w:t>
        </w:r>
      </w:fldSimple>
      <w:r>
        <w:t xml:space="preserve"> Quy trình bán hàng tại cửa hàng as-is</w:t>
      </w:r>
    </w:p>
    <w:p w14:paraId="0C870D35" w14:textId="77777777" w:rsidR="0097533B" w:rsidRDefault="00D360BD" w:rsidP="0097533B">
      <w:pPr>
        <w:keepNext/>
      </w:pPr>
      <w:r>
        <w:rPr>
          <w:noProof/>
        </w:rPr>
        <w:drawing>
          <wp:inline distT="0" distB="0" distL="0" distR="0" wp14:anchorId="13031FA1" wp14:editId="384D5928">
            <wp:extent cx="14011275" cy="3476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MN as-is-bán onlin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11275" cy="3476625"/>
                    </a:xfrm>
                    <a:prstGeom prst="rect">
                      <a:avLst/>
                    </a:prstGeom>
                  </pic:spPr>
                </pic:pic>
              </a:graphicData>
            </a:graphic>
          </wp:inline>
        </w:drawing>
      </w:r>
    </w:p>
    <w:p w14:paraId="1D102F8C" w14:textId="4F39C92D" w:rsidR="00D360BD" w:rsidRDefault="0097533B" w:rsidP="0097533B">
      <w:pPr>
        <w:pStyle w:val="Caption"/>
        <w:jc w:val="center"/>
      </w:pPr>
      <w:r>
        <w:t xml:space="preserve">Hình  </w:t>
      </w:r>
      <w:fldSimple w:instr=" SEQ Hình_ \* ARABIC ">
        <w:r w:rsidR="003648D2">
          <w:rPr>
            <w:noProof/>
          </w:rPr>
          <w:t>3</w:t>
        </w:r>
      </w:fldSimple>
      <w:r>
        <w:t xml:space="preserve"> Quy trình bán hàng trực tuyến as-is</w:t>
      </w:r>
    </w:p>
    <w:p w14:paraId="3868D650" w14:textId="28F28338" w:rsidR="00D360BD" w:rsidRDefault="00D360BD" w:rsidP="00D360BD"/>
    <w:p w14:paraId="2339B242" w14:textId="6AE722AC" w:rsidR="00D360BD" w:rsidRDefault="0097533B" w:rsidP="00CD178A">
      <w:pPr>
        <w:pStyle w:val="Heading3"/>
      </w:pPr>
      <w:bookmarkStart w:id="5" w:name="_Toc166210403"/>
      <w:r>
        <w:lastRenderedPageBreak/>
        <w:t>Quy trình nghiệp vụ hệ thống to-be</w:t>
      </w:r>
      <w:bookmarkEnd w:id="5"/>
    </w:p>
    <w:p w14:paraId="32BFABA8" w14:textId="77777777" w:rsidR="0097533B" w:rsidRDefault="00D360BD" w:rsidP="0097533B">
      <w:pPr>
        <w:keepNext/>
      </w:pPr>
      <w:r>
        <w:rPr>
          <w:noProof/>
        </w:rPr>
        <w:drawing>
          <wp:inline distT="0" distB="0" distL="0" distR="0" wp14:anchorId="2B49AC56" wp14:editId="58771B05">
            <wp:extent cx="13289280" cy="6781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MNtobe_use case-quanlykho.jpg"/>
                    <pic:cNvPicPr/>
                  </pic:nvPicPr>
                  <pic:blipFill>
                    <a:blip r:embed="rId13">
                      <a:extLst>
                        <a:ext uri="{28A0092B-C50C-407E-A947-70E740481C1C}">
                          <a14:useLocalDpi xmlns:a14="http://schemas.microsoft.com/office/drawing/2010/main" val="0"/>
                        </a:ext>
                      </a:extLst>
                    </a:blip>
                    <a:stretch>
                      <a:fillRect/>
                    </a:stretch>
                  </pic:blipFill>
                  <pic:spPr>
                    <a:xfrm>
                      <a:off x="0" y="0"/>
                      <a:ext cx="13289280" cy="6781800"/>
                    </a:xfrm>
                    <a:prstGeom prst="rect">
                      <a:avLst/>
                    </a:prstGeom>
                  </pic:spPr>
                </pic:pic>
              </a:graphicData>
            </a:graphic>
          </wp:inline>
        </w:drawing>
      </w:r>
    </w:p>
    <w:p w14:paraId="37861B63" w14:textId="05E4B762" w:rsidR="00D360BD" w:rsidRDefault="0097533B" w:rsidP="0097533B">
      <w:pPr>
        <w:pStyle w:val="Caption"/>
        <w:jc w:val="center"/>
      </w:pPr>
      <w:r>
        <w:t xml:space="preserve">Hình  </w:t>
      </w:r>
      <w:fldSimple w:instr=" SEQ Hình_ \* ARABIC ">
        <w:r w:rsidR="003648D2">
          <w:rPr>
            <w:noProof/>
          </w:rPr>
          <w:t>4</w:t>
        </w:r>
      </w:fldSimple>
      <w:r>
        <w:t xml:space="preserve"> Quy trình nhập hàng to-be</w:t>
      </w:r>
    </w:p>
    <w:p w14:paraId="00284536" w14:textId="337620AD" w:rsidR="00D360BD" w:rsidRDefault="00D360BD" w:rsidP="00D360BD"/>
    <w:p w14:paraId="5D8392F8" w14:textId="77777777" w:rsidR="0097533B" w:rsidRDefault="00D360BD" w:rsidP="0097533B">
      <w:pPr>
        <w:keepNext/>
      </w:pPr>
      <w:r>
        <w:rPr>
          <w:noProof/>
        </w:rPr>
        <w:lastRenderedPageBreak/>
        <w:drawing>
          <wp:inline distT="0" distB="0" distL="0" distR="0" wp14:anchorId="3D7F6E97" wp14:editId="15D6238F">
            <wp:extent cx="13289280" cy="412559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MNtobe_use case-bán hàng of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89280" cy="4125595"/>
                    </a:xfrm>
                    <a:prstGeom prst="rect">
                      <a:avLst/>
                    </a:prstGeom>
                  </pic:spPr>
                </pic:pic>
              </a:graphicData>
            </a:graphic>
          </wp:inline>
        </w:drawing>
      </w:r>
    </w:p>
    <w:p w14:paraId="4B5D7FDC" w14:textId="42A17476" w:rsidR="00D360BD" w:rsidRDefault="0097533B" w:rsidP="0097533B">
      <w:pPr>
        <w:pStyle w:val="Caption"/>
        <w:jc w:val="center"/>
      </w:pPr>
      <w:r>
        <w:t xml:space="preserve">Hình  </w:t>
      </w:r>
      <w:fldSimple w:instr=" SEQ Hình_ \* ARABIC ">
        <w:r w:rsidR="003648D2">
          <w:rPr>
            <w:noProof/>
          </w:rPr>
          <w:t>5</w:t>
        </w:r>
      </w:fldSimple>
      <w:r>
        <w:t xml:space="preserve"> Quy trình bán hàng tại cửa hàng to-be</w:t>
      </w:r>
    </w:p>
    <w:p w14:paraId="72D2D726" w14:textId="77777777" w:rsidR="0097533B" w:rsidRDefault="00D360BD" w:rsidP="0097533B">
      <w:pPr>
        <w:keepNext/>
      </w:pPr>
      <w:r>
        <w:rPr>
          <w:noProof/>
        </w:rPr>
        <w:drawing>
          <wp:inline distT="0" distB="0" distL="0" distR="0" wp14:anchorId="1A158820" wp14:editId="656165CC">
            <wp:extent cx="13289280" cy="351853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MNtobe_use case-bán hàng 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89280" cy="3518535"/>
                    </a:xfrm>
                    <a:prstGeom prst="rect">
                      <a:avLst/>
                    </a:prstGeom>
                  </pic:spPr>
                </pic:pic>
              </a:graphicData>
            </a:graphic>
          </wp:inline>
        </w:drawing>
      </w:r>
    </w:p>
    <w:p w14:paraId="63756758" w14:textId="29DB6269" w:rsidR="00D360BD" w:rsidRPr="00D360BD" w:rsidRDefault="0097533B" w:rsidP="0097533B">
      <w:pPr>
        <w:pStyle w:val="Caption"/>
      </w:pPr>
      <w:r>
        <w:t xml:space="preserve">Hình  </w:t>
      </w:r>
      <w:fldSimple w:instr=" SEQ Hình_ \* ARABIC ">
        <w:r w:rsidR="003648D2">
          <w:rPr>
            <w:noProof/>
          </w:rPr>
          <w:t>6</w:t>
        </w:r>
      </w:fldSimple>
      <w:r>
        <w:t xml:space="preserve"> Quy trình bán hàng trực tuyến to-be</w:t>
      </w:r>
    </w:p>
    <w:p w14:paraId="79B5C178" w14:textId="5F5D03C3" w:rsidR="00D360BD" w:rsidRDefault="00200613" w:rsidP="00D360BD">
      <w:pPr>
        <w:pStyle w:val="Heading2"/>
      </w:pPr>
      <w:bookmarkStart w:id="6" w:name="_Toc166210404"/>
      <w:r>
        <w:t>Sơ đồ use case</w:t>
      </w:r>
      <w:bookmarkEnd w:id="6"/>
    </w:p>
    <w:p w14:paraId="0E663FB6" w14:textId="03A6E3DD" w:rsidR="0097533B" w:rsidRDefault="0097533B" w:rsidP="0097533B"/>
    <w:p w14:paraId="34805859" w14:textId="75F8AE3C" w:rsidR="0097533B" w:rsidRPr="0097533B" w:rsidRDefault="0097533B" w:rsidP="0097533B">
      <w:pPr>
        <w:sectPr w:rsidR="0097533B" w:rsidRPr="0097533B" w:rsidSect="00D360BD">
          <w:headerReference w:type="default" r:id="rId16"/>
          <w:pgSz w:w="23808" w:h="16840" w:orient="landscape" w:code="8"/>
          <w:pgMar w:top="1440" w:right="1440" w:bottom="1440" w:left="1440" w:header="720" w:footer="720" w:gutter="0"/>
          <w:cols w:space="720"/>
          <w:docGrid w:linePitch="360"/>
        </w:sectPr>
      </w:pPr>
      <w:r>
        <w:rPr>
          <w:noProof/>
        </w:rPr>
        <w:lastRenderedPageBreak/>
        <w:drawing>
          <wp:inline distT="0" distB="0" distL="0" distR="0" wp14:anchorId="60412995" wp14:editId="39A3B36B">
            <wp:extent cx="11953240" cy="886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tobe_use case-u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53240" cy="8864600"/>
                    </a:xfrm>
                    <a:prstGeom prst="rect">
                      <a:avLst/>
                    </a:prstGeom>
                  </pic:spPr>
                </pic:pic>
              </a:graphicData>
            </a:graphic>
          </wp:inline>
        </w:drawing>
      </w:r>
    </w:p>
    <w:p w14:paraId="3BDBA9B2" w14:textId="5FBA966F" w:rsidR="00200613" w:rsidRPr="0097533B" w:rsidRDefault="00200613" w:rsidP="0097533B">
      <w:pPr>
        <w:pStyle w:val="Heading1"/>
      </w:pPr>
      <w:bookmarkStart w:id="7" w:name="_Toc166210405"/>
      <w:r w:rsidRPr="0097533B">
        <w:lastRenderedPageBreak/>
        <w:t>Yêu cầu chức năng</w:t>
      </w:r>
      <w:bookmarkEnd w:id="7"/>
    </w:p>
    <w:p w14:paraId="060DE38B" w14:textId="2B3A69F6" w:rsidR="0097533B" w:rsidRDefault="00200613" w:rsidP="0097533B">
      <w:pPr>
        <w:pStyle w:val="Heading2"/>
        <w:rPr>
          <w:rFonts w:eastAsia="Times New Roman" w:cs="Times New Roman"/>
        </w:rPr>
      </w:pPr>
      <w:bookmarkStart w:id="8" w:name="_Toc166210406"/>
      <w:r>
        <w:t>Đặc tả</w:t>
      </w:r>
      <w:r w:rsidR="00C33FB9">
        <w:t xml:space="preserve"> use case quản lý tồn kho</w:t>
      </w:r>
      <w:bookmarkEnd w:id="8"/>
    </w:p>
    <w:p w14:paraId="5DDEF2AF" w14:textId="77777777" w:rsidR="0097533B" w:rsidRDefault="0097533B">
      <w:pPr>
        <w:spacing w:after="0" w:line="276" w:lineRule="auto"/>
        <w:rPr>
          <w:rFonts w:eastAsia="Times New Roman" w:cs="Times New Roman"/>
          <w:szCs w:val="26"/>
        </w:rPr>
      </w:pPr>
    </w:p>
    <w:tbl>
      <w:tblPr>
        <w:tblW w:w="9350" w:type="dxa"/>
        <w:tblLayout w:type="fixed"/>
        <w:tblLook w:val="0400" w:firstRow="0" w:lastRow="0" w:firstColumn="0" w:lastColumn="0" w:noHBand="0" w:noVBand="1"/>
      </w:tblPr>
      <w:tblGrid>
        <w:gridCol w:w="1925"/>
        <w:gridCol w:w="7425"/>
      </w:tblGrid>
      <w:tr w:rsidR="0097533B" w14:paraId="708EAE77"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0FD56" w14:textId="77777777" w:rsidR="0097533B" w:rsidRDefault="0097533B">
            <w:pPr>
              <w:rPr>
                <w:rFonts w:eastAsia="Times New Roman" w:cs="Times New Roman"/>
                <w:szCs w:val="26"/>
              </w:rPr>
            </w:pPr>
            <w:r>
              <w:rPr>
                <w:rFonts w:eastAsia="Times New Roman" w:cs="Times New Roman"/>
                <w:szCs w:val="26"/>
              </w:rPr>
              <w:t>Use case ID</w:t>
            </w:r>
          </w:p>
          <w:p w14:paraId="1FD3BD50"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125D36" w14:textId="77777777" w:rsidR="0097533B" w:rsidRDefault="0097533B">
            <w:pPr>
              <w:rPr>
                <w:rFonts w:eastAsia="Times New Roman" w:cs="Times New Roman"/>
                <w:szCs w:val="26"/>
              </w:rPr>
            </w:pPr>
            <w:r>
              <w:rPr>
                <w:rFonts w:eastAsia="Times New Roman" w:cs="Times New Roman"/>
                <w:szCs w:val="26"/>
              </w:rPr>
              <w:t>1.1</w:t>
            </w:r>
          </w:p>
        </w:tc>
      </w:tr>
      <w:tr w:rsidR="0097533B" w14:paraId="2B05D3F6"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00DF" w14:textId="77777777" w:rsidR="0097533B" w:rsidRDefault="0097533B">
            <w:pPr>
              <w:rPr>
                <w:rFonts w:eastAsia="Times New Roman" w:cs="Times New Roman"/>
                <w:szCs w:val="26"/>
              </w:rPr>
            </w:pPr>
            <w:r>
              <w:rPr>
                <w:rFonts w:eastAsia="Times New Roman" w:cs="Times New Roman"/>
                <w:szCs w:val="26"/>
              </w:rPr>
              <w:t>Use case name</w:t>
            </w:r>
          </w:p>
          <w:p w14:paraId="0FD62562"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4E730" w14:textId="77777777" w:rsidR="0097533B" w:rsidRDefault="0097533B">
            <w:pPr>
              <w:rPr>
                <w:rFonts w:eastAsia="Times New Roman" w:cs="Times New Roman"/>
                <w:szCs w:val="26"/>
              </w:rPr>
            </w:pPr>
            <w:r>
              <w:rPr>
                <w:rFonts w:eastAsia="Times New Roman" w:cs="Times New Roman"/>
                <w:szCs w:val="26"/>
              </w:rPr>
              <w:t>Thông báo sản phẩm sắp hết hạn</w:t>
            </w:r>
          </w:p>
        </w:tc>
      </w:tr>
      <w:tr w:rsidR="0097533B" w14:paraId="5EE7A0A9"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14EB3" w14:textId="77777777" w:rsidR="0097533B" w:rsidRDefault="0097533B">
            <w:pPr>
              <w:rPr>
                <w:rFonts w:eastAsia="Times New Roman" w:cs="Times New Roman"/>
                <w:szCs w:val="26"/>
              </w:rPr>
            </w:pPr>
            <w:r>
              <w:rPr>
                <w:rFonts w:eastAsia="Times New Roman" w:cs="Times New Roman"/>
                <w:szCs w:val="26"/>
              </w:rPr>
              <w:t>Description</w:t>
            </w:r>
          </w:p>
          <w:p w14:paraId="5C54E3B2" w14:textId="77777777" w:rsidR="0097533B" w:rsidRDefault="0097533B">
            <w:pPr>
              <w:rPr>
                <w:rFonts w:eastAsia="Times New Roman" w:cs="Times New Roman"/>
                <w:szCs w:val="26"/>
              </w:rPr>
            </w:pP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0061F" w14:textId="77777777" w:rsidR="0097533B" w:rsidRDefault="0097533B">
            <w:pPr>
              <w:rPr>
                <w:rFonts w:eastAsia="Times New Roman" w:cs="Times New Roman"/>
                <w:szCs w:val="26"/>
              </w:rPr>
            </w:pPr>
            <w:r>
              <w:rPr>
                <w:rFonts w:eastAsia="Times New Roman" w:cs="Times New Roman"/>
                <w:szCs w:val="26"/>
              </w:rPr>
              <w:t>Là chủ cửa hàng, tôi muốn biết sản phẩm nào sắp hết hạn.</w:t>
            </w:r>
          </w:p>
        </w:tc>
      </w:tr>
      <w:tr w:rsidR="0097533B" w14:paraId="70E1EB85"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B6595" w14:textId="77777777" w:rsidR="0097533B" w:rsidRDefault="0097533B">
            <w:pPr>
              <w:rPr>
                <w:rFonts w:eastAsia="Times New Roman" w:cs="Times New Roman"/>
                <w:szCs w:val="26"/>
              </w:rPr>
            </w:pPr>
            <w:r>
              <w:rPr>
                <w:rFonts w:eastAsia="Times New Roman" w:cs="Times New Roman"/>
                <w:szCs w:val="26"/>
              </w:rPr>
              <w:t>Actors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4FE71" w14:textId="77777777" w:rsidR="0097533B" w:rsidRDefault="0097533B">
            <w:pPr>
              <w:rPr>
                <w:rFonts w:eastAsia="Times New Roman" w:cs="Times New Roman"/>
                <w:szCs w:val="26"/>
              </w:rPr>
            </w:pPr>
            <w:r>
              <w:rPr>
                <w:rFonts w:eastAsia="Times New Roman" w:cs="Times New Roman"/>
                <w:szCs w:val="26"/>
              </w:rPr>
              <w:t>Chủ cửa hàng</w:t>
            </w:r>
          </w:p>
        </w:tc>
      </w:tr>
      <w:tr w:rsidR="0097533B" w14:paraId="0777861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54F8B" w14:textId="77777777" w:rsidR="0097533B" w:rsidRDefault="0097533B">
            <w:pPr>
              <w:rPr>
                <w:rFonts w:eastAsia="Times New Roman" w:cs="Times New Roman"/>
                <w:szCs w:val="26"/>
              </w:rPr>
            </w:pPr>
            <w:r>
              <w:rPr>
                <w:rFonts w:eastAsia="Times New Roman" w:cs="Times New Roman"/>
                <w:szCs w:val="26"/>
              </w:rPr>
              <w:t>Priority</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955A6" w14:textId="77777777" w:rsidR="0097533B" w:rsidRDefault="0097533B">
            <w:pPr>
              <w:rPr>
                <w:rFonts w:eastAsia="Times New Roman" w:cs="Times New Roman"/>
                <w:szCs w:val="26"/>
              </w:rPr>
            </w:pPr>
            <w:r>
              <w:rPr>
                <w:rFonts w:eastAsia="Times New Roman" w:cs="Times New Roman"/>
                <w:szCs w:val="26"/>
              </w:rPr>
              <w:t>High</w:t>
            </w:r>
          </w:p>
        </w:tc>
      </w:tr>
      <w:tr w:rsidR="0097533B" w14:paraId="6973225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FF075" w14:textId="77777777" w:rsidR="0097533B" w:rsidRDefault="0097533B">
            <w:pPr>
              <w:rPr>
                <w:rFonts w:eastAsia="Times New Roman" w:cs="Times New Roman"/>
                <w:szCs w:val="26"/>
              </w:rPr>
            </w:pPr>
            <w:r>
              <w:rPr>
                <w:rFonts w:eastAsia="Times New Roman" w:cs="Times New Roman"/>
                <w:szCs w:val="26"/>
              </w:rPr>
              <w:t>Triggers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9872A5" w14:textId="77777777" w:rsidR="0097533B" w:rsidRDefault="0097533B">
            <w:pPr>
              <w:rPr>
                <w:rFonts w:eastAsia="Times New Roman" w:cs="Times New Roman"/>
                <w:szCs w:val="26"/>
              </w:rPr>
            </w:pPr>
            <w:r>
              <w:rPr>
                <w:rFonts w:eastAsia="Times New Roman" w:cs="Times New Roman"/>
                <w:szCs w:val="26"/>
              </w:rPr>
              <w:t>Chủ cửa hàng truy cập vào trang web</w:t>
            </w:r>
          </w:p>
        </w:tc>
      </w:tr>
      <w:tr w:rsidR="0097533B" w14:paraId="7F47BD58"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9744C" w14:textId="77777777" w:rsidR="0097533B" w:rsidRDefault="0097533B">
            <w:pPr>
              <w:rPr>
                <w:rFonts w:eastAsia="Times New Roman" w:cs="Times New Roman"/>
                <w:szCs w:val="26"/>
              </w:rPr>
            </w:pPr>
            <w:r>
              <w:rPr>
                <w:rFonts w:eastAsia="Times New Roman" w:cs="Times New Roman"/>
                <w:szCs w:val="26"/>
              </w:rPr>
              <w:t>Pre-conditions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F316A" w14:textId="77777777" w:rsidR="0097533B" w:rsidRDefault="0097533B" w:rsidP="0097533B">
            <w:pPr>
              <w:numPr>
                <w:ilvl w:val="0"/>
                <w:numId w:val="2"/>
              </w:numPr>
              <w:rPr>
                <w:rFonts w:eastAsia="Times New Roman" w:cs="Times New Roman"/>
                <w:szCs w:val="26"/>
              </w:rPr>
            </w:pPr>
            <w:r>
              <w:rPr>
                <w:rFonts w:eastAsia="Times New Roman" w:cs="Times New Roman"/>
                <w:szCs w:val="26"/>
              </w:rPr>
              <w:t>Đăng nhập vào hệ thống với tư cách là chủ cửa hàng </w:t>
            </w:r>
          </w:p>
        </w:tc>
      </w:tr>
      <w:tr w:rsidR="0097533B" w14:paraId="4BC1DC0E"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37DEDD" w14:textId="77777777" w:rsidR="0097533B" w:rsidRDefault="0097533B">
            <w:pPr>
              <w:rPr>
                <w:rFonts w:eastAsia="Times New Roman" w:cs="Times New Roman"/>
                <w:szCs w:val="26"/>
              </w:rPr>
            </w:pPr>
            <w:r>
              <w:rPr>
                <w:rFonts w:eastAsia="Times New Roman" w:cs="Times New Roman"/>
                <w:szCs w:val="26"/>
              </w:rPr>
              <w:t>Post-conditions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DB4E7" w14:textId="77777777" w:rsidR="0097533B" w:rsidRDefault="0097533B">
            <w:pPr>
              <w:rPr>
                <w:rFonts w:eastAsia="Times New Roman" w:cs="Times New Roman"/>
                <w:szCs w:val="26"/>
              </w:rPr>
            </w:pPr>
            <w:r>
              <w:rPr>
                <w:rFonts w:eastAsia="Times New Roman" w:cs="Times New Roman"/>
                <w:szCs w:val="26"/>
              </w:rPr>
              <w:t xml:space="preserve">Hiển thị thông báo sản phẩm sắp hết hạn </w:t>
            </w:r>
          </w:p>
        </w:tc>
      </w:tr>
      <w:tr w:rsidR="0097533B" w14:paraId="6A47409F"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3F2A1" w14:textId="77777777" w:rsidR="0097533B" w:rsidRDefault="0097533B">
            <w:pPr>
              <w:rPr>
                <w:rFonts w:eastAsia="Times New Roman" w:cs="Times New Roman"/>
                <w:szCs w:val="26"/>
              </w:rPr>
            </w:pPr>
            <w:r>
              <w:rPr>
                <w:rFonts w:eastAsia="Times New Roman" w:cs="Times New Roman"/>
                <w:szCs w:val="26"/>
              </w:rPr>
              <w:t>Main flow</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FF9C1" w14:textId="77777777" w:rsidR="0097533B" w:rsidRDefault="0097533B">
            <w:pPr>
              <w:rPr>
                <w:rFonts w:eastAsia="Times New Roman" w:cs="Times New Roman"/>
                <w:szCs w:val="26"/>
              </w:rPr>
            </w:pPr>
            <w:r>
              <w:rPr>
                <w:rFonts w:eastAsia="Times New Roman" w:cs="Times New Roman"/>
                <w:szCs w:val="26"/>
              </w:rPr>
              <w:t>1.Hệ thống kiểm tra định kỳ hạn sử dụng của các sản phẩm trong kho</w:t>
            </w:r>
          </w:p>
          <w:p w14:paraId="0ABD5734" w14:textId="77777777" w:rsidR="0097533B" w:rsidRDefault="0097533B">
            <w:pPr>
              <w:rPr>
                <w:rFonts w:eastAsia="Times New Roman" w:cs="Times New Roman"/>
                <w:szCs w:val="26"/>
              </w:rPr>
            </w:pPr>
            <w:r>
              <w:rPr>
                <w:rFonts w:eastAsia="Times New Roman" w:cs="Times New Roman"/>
                <w:szCs w:val="26"/>
              </w:rPr>
              <w:t xml:space="preserve">2.Khi có sản phẩm sắp hết hạn, hệ thống lưu trữ lại thông tin của các sản phẩm sắp hết hạn </w:t>
            </w:r>
          </w:p>
          <w:p w14:paraId="1CC7238F" w14:textId="429B14C3" w:rsidR="0097533B" w:rsidRDefault="0097533B">
            <w:pPr>
              <w:rPr>
                <w:rFonts w:eastAsia="Times New Roman" w:cs="Times New Roman"/>
                <w:szCs w:val="26"/>
              </w:rPr>
            </w:pPr>
            <w:r>
              <w:rPr>
                <w:rFonts w:eastAsia="Times New Roman" w:cs="Times New Roman"/>
                <w:szCs w:val="26"/>
              </w:rPr>
              <w:t>3. Hệ thống sẽ gửi thông báo cho chủ cửa hàng qua thông báo trong hệ thống,</w:t>
            </w:r>
            <w:r w:rsidR="00C33FB9">
              <w:rPr>
                <w:rFonts w:eastAsia="Times New Roman" w:cs="Times New Roman"/>
                <w:szCs w:val="26"/>
              </w:rPr>
              <w:t xml:space="preserve"> thông báo bao gồm: mã sản phẩm</w:t>
            </w:r>
            <w:r>
              <w:rPr>
                <w:rFonts w:eastAsia="Times New Roman" w:cs="Times New Roman"/>
                <w:szCs w:val="26"/>
              </w:rPr>
              <w:t>,</w:t>
            </w:r>
            <w:r w:rsidR="00C33FB9">
              <w:rPr>
                <w:rFonts w:eastAsia="Times New Roman" w:cs="Times New Roman"/>
                <w:szCs w:val="26"/>
              </w:rPr>
              <w:t xml:space="preserve"> </w:t>
            </w:r>
            <w:r>
              <w:rPr>
                <w:rFonts w:eastAsia="Times New Roman" w:cs="Times New Roman"/>
                <w:szCs w:val="26"/>
              </w:rPr>
              <w:t>tên sản phẩm, số lượng sản phẩm sắp hết hạn, hạn sử dụng của sản phẩm</w:t>
            </w:r>
          </w:p>
          <w:p w14:paraId="1EABEB3C" w14:textId="76BDBA47" w:rsidR="0097533B" w:rsidRDefault="00C33FB9">
            <w:pPr>
              <w:rPr>
                <w:rFonts w:eastAsia="Times New Roman" w:cs="Times New Roman"/>
                <w:szCs w:val="26"/>
              </w:rPr>
            </w:pPr>
            <w:r>
              <w:rPr>
                <w:rFonts w:eastAsia="Times New Roman" w:cs="Times New Roman"/>
                <w:szCs w:val="26"/>
              </w:rPr>
              <w:t>4</w:t>
            </w:r>
            <w:r w:rsidR="0097533B">
              <w:rPr>
                <w:rFonts w:eastAsia="Times New Roman" w:cs="Times New Roman"/>
                <w:szCs w:val="26"/>
              </w:rPr>
              <w:t>.Chủ cửa hàng xem chi tiết thông tin về sản phẩm sắp hết hạn. </w:t>
            </w:r>
          </w:p>
          <w:p w14:paraId="446C1ECF" w14:textId="64D4D3E2" w:rsidR="0097533B" w:rsidRDefault="00C33FB9">
            <w:pPr>
              <w:rPr>
                <w:rFonts w:eastAsia="Times New Roman" w:cs="Times New Roman"/>
                <w:szCs w:val="26"/>
              </w:rPr>
            </w:pPr>
            <w:r>
              <w:rPr>
                <w:rFonts w:eastAsia="Times New Roman" w:cs="Times New Roman"/>
                <w:szCs w:val="26"/>
              </w:rPr>
              <w:t>5</w:t>
            </w:r>
            <w:r w:rsidR="0097533B">
              <w:rPr>
                <w:rFonts w:eastAsia="Times New Roman" w:cs="Times New Roman"/>
                <w:szCs w:val="26"/>
              </w:rPr>
              <w:t xml:space="preserve">. Người dùng xác nhận đã đọc thông báo </w:t>
            </w:r>
          </w:p>
          <w:p w14:paraId="02E6C604" w14:textId="3F1302C1" w:rsidR="0097533B" w:rsidRDefault="00C33FB9">
            <w:pPr>
              <w:rPr>
                <w:rFonts w:eastAsia="Times New Roman" w:cs="Times New Roman"/>
                <w:szCs w:val="26"/>
              </w:rPr>
            </w:pPr>
            <w:r>
              <w:rPr>
                <w:rFonts w:eastAsia="Times New Roman" w:cs="Times New Roman"/>
                <w:szCs w:val="26"/>
              </w:rPr>
              <w:t>6</w:t>
            </w:r>
            <w:r w:rsidR="0097533B">
              <w:rPr>
                <w:rFonts w:eastAsia="Times New Roman" w:cs="Times New Roman"/>
                <w:szCs w:val="26"/>
              </w:rPr>
              <w:t xml:space="preserve">. Hệ thống xác nhận người dùng đã đọc thông báo </w:t>
            </w:r>
          </w:p>
        </w:tc>
      </w:tr>
      <w:tr w:rsidR="0097533B" w14:paraId="47DF99F5" w14:textId="77777777">
        <w:trPr>
          <w:trHeight w:val="435"/>
        </w:trPr>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7044E" w14:textId="77777777" w:rsidR="0097533B" w:rsidRDefault="0097533B">
            <w:pPr>
              <w:rPr>
                <w:rFonts w:eastAsia="Times New Roman" w:cs="Times New Roman"/>
                <w:szCs w:val="26"/>
              </w:rPr>
            </w:pPr>
            <w:r>
              <w:rPr>
                <w:rFonts w:eastAsia="Times New Roman" w:cs="Times New Roman"/>
                <w:szCs w:val="26"/>
              </w:rPr>
              <w:t>Alternative flows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D0E6F" w14:textId="77777777" w:rsidR="0097533B" w:rsidRDefault="0097533B">
            <w:pPr>
              <w:rPr>
                <w:rFonts w:eastAsia="Times New Roman" w:cs="Times New Roman"/>
                <w:szCs w:val="26"/>
              </w:rPr>
            </w:pPr>
            <w:r>
              <w:rPr>
                <w:rFonts w:eastAsia="Times New Roman" w:cs="Times New Roman"/>
                <w:szCs w:val="26"/>
              </w:rPr>
              <w:t>N/A</w:t>
            </w:r>
          </w:p>
        </w:tc>
      </w:tr>
      <w:tr w:rsidR="0097533B" w14:paraId="2F5A7B82"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2197A" w14:textId="77777777" w:rsidR="0097533B" w:rsidRDefault="0097533B">
            <w:pPr>
              <w:rPr>
                <w:rFonts w:eastAsia="Times New Roman" w:cs="Times New Roman"/>
                <w:szCs w:val="26"/>
              </w:rPr>
            </w:pPr>
            <w:r>
              <w:rPr>
                <w:rFonts w:eastAsia="Times New Roman" w:cs="Times New Roman"/>
                <w:szCs w:val="26"/>
              </w:rPr>
              <w:t>Exception flows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8567A" w14:textId="77777777" w:rsidR="0097533B" w:rsidRDefault="0097533B">
            <w:pPr>
              <w:rPr>
                <w:rFonts w:eastAsia="Times New Roman" w:cs="Times New Roman"/>
                <w:szCs w:val="26"/>
              </w:rPr>
            </w:pPr>
            <w:r>
              <w:rPr>
                <w:rFonts w:eastAsia="Times New Roman" w:cs="Times New Roman"/>
                <w:szCs w:val="26"/>
              </w:rPr>
              <w:t>2a.Hệ thống không có sản phẩm sắp hết hạn thì hệ thống không gửi thông báo .</w:t>
            </w:r>
          </w:p>
        </w:tc>
      </w:tr>
      <w:tr w:rsidR="0097533B" w14:paraId="3FAA7E69"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1075D" w14:textId="77777777" w:rsidR="0097533B" w:rsidRDefault="0097533B">
            <w:pPr>
              <w:rPr>
                <w:rFonts w:eastAsia="Times New Roman" w:cs="Times New Roman"/>
                <w:szCs w:val="26"/>
              </w:rPr>
            </w:pPr>
            <w:r>
              <w:rPr>
                <w:rFonts w:eastAsia="Times New Roman" w:cs="Times New Roman"/>
                <w:szCs w:val="26"/>
              </w:rPr>
              <w:t>Business rules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44C29" w14:textId="77777777" w:rsidR="0097533B" w:rsidRDefault="0097533B">
            <w:pPr>
              <w:rPr>
                <w:rFonts w:eastAsia="Times New Roman" w:cs="Times New Roman"/>
                <w:szCs w:val="26"/>
              </w:rPr>
            </w:pPr>
            <w:r>
              <w:rPr>
                <w:rFonts w:eastAsia="Times New Roman" w:cs="Times New Roman"/>
                <w:szCs w:val="26"/>
              </w:rPr>
              <w:t>N/A</w:t>
            </w:r>
          </w:p>
        </w:tc>
      </w:tr>
      <w:tr w:rsidR="0097533B" w14:paraId="5B1D2CEC" w14:textId="77777777">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060DC" w14:textId="77777777" w:rsidR="0097533B" w:rsidRDefault="0097533B">
            <w:pPr>
              <w:rPr>
                <w:rFonts w:eastAsia="Times New Roman" w:cs="Times New Roman"/>
                <w:szCs w:val="26"/>
              </w:rPr>
            </w:pPr>
            <w:r>
              <w:rPr>
                <w:rFonts w:eastAsia="Times New Roman" w:cs="Times New Roman"/>
                <w:szCs w:val="26"/>
              </w:rPr>
              <w:t>Non-functional requirements</w:t>
            </w:r>
          </w:p>
        </w:tc>
        <w:tc>
          <w:tcPr>
            <w:tcW w:w="7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092D2" w14:textId="77777777" w:rsidR="0097533B" w:rsidRDefault="0097533B">
            <w:pPr>
              <w:rPr>
                <w:rFonts w:eastAsia="Times New Roman" w:cs="Times New Roman"/>
                <w:szCs w:val="26"/>
              </w:rPr>
            </w:pPr>
            <w:r>
              <w:rPr>
                <w:rFonts w:eastAsia="Times New Roman" w:cs="Times New Roman"/>
                <w:szCs w:val="26"/>
              </w:rPr>
              <w:t>N/A</w:t>
            </w:r>
          </w:p>
        </w:tc>
      </w:tr>
    </w:tbl>
    <w:p w14:paraId="09514124" w14:textId="77777777" w:rsidR="0097533B" w:rsidRDefault="0097533B">
      <w:pPr>
        <w:rPr>
          <w:rFonts w:eastAsia="Times New Roman" w:cs="Times New Roman"/>
          <w:szCs w:val="26"/>
        </w:rPr>
      </w:pPr>
    </w:p>
    <w:p w14:paraId="0D3CA8AB" w14:textId="77777777" w:rsidR="0097533B" w:rsidRDefault="0097533B">
      <w:pPr>
        <w:rPr>
          <w:rFonts w:eastAsia="Times New Roman" w:cs="Times New Roman"/>
          <w:szCs w:val="26"/>
        </w:rPr>
      </w:pPr>
    </w:p>
    <w:p w14:paraId="6B1F7080" w14:textId="77777777" w:rsidR="0097533B" w:rsidRDefault="0097533B">
      <w:pPr>
        <w:rPr>
          <w:rFonts w:eastAsia="Times New Roman" w:cs="Times New Roman"/>
          <w:szCs w:val="26"/>
        </w:rPr>
      </w:pPr>
    </w:p>
    <w:p w14:paraId="302BCA2C" w14:textId="77777777" w:rsidR="0097533B" w:rsidRDefault="0097533B">
      <w:pPr>
        <w:rPr>
          <w:rFonts w:eastAsia="Times New Roman" w:cs="Times New Roman"/>
          <w:szCs w:val="26"/>
        </w:rPr>
      </w:pPr>
      <w:r>
        <w:rPr>
          <w:rFonts w:eastAsia="Times New Roman" w:cs="Times New Roman"/>
          <w:szCs w:val="26"/>
        </w:rPr>
        <w:t>Sơ đồ hoạt động</w:t>
      </w:r>
    </w:p>
    <w:p w14:paraId="4505371B" w14:textId="77777777" w:rsidR="003648D2" w:rsidRDefault="0097533B" w:rsidP="003648D2">
      <w:pPr>
        <w:keepNext/>
      </w:pPr>
      <w:r>
        <w:rPr>
          <w:rFonts w:eastAsia="Times New Roman" w:cs="Times New Roman"/>
          <w:noProof/>
          <w:szCs w:val="26"/>
        </w:rPr>
        <w:drawing>
          <wp:inline distT="114300" distB="114300" distL="114300" distR="114300" wp14:anchorId="45E0345E" wp14:editId="4545D5C9">
            <wp:extent cx="5943600" cy="55372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943600" cy="5537200"/>
                    </a:xfrm>
                    <a:prstGeom prst="rect">
                      <a:avLst/>
                    </a:prstGeom>
                    <a:ln/>
                  </pic:spPr>
                </pic:pic>
              </a:graphicData>
            </a:graphic>
          </wp:inline>
        </w:drawing>
      </w:r>
    </w:p>
    <w:p w14:paraId="1AF7D493" w14:textId="01491799" w:rsidR="0097533B" w:rsidRDefault="00BF500E" w:rsidP="00BF500E">
      <w:pPr>
        <w:pStyle w:val="Caption"/>
        <w:rPr>
          <w:rFonts w:eastAsia="Times New Roman" w:cs="Times New Roman"/>
          <w:szCs w:val="26"/>
        </w:rPr>
      </w:pPr>
      <w:r>
        <w:t xml:space="preserve">Hình  </w:t>
      </w:r>
      <w:fldSimple w:instr=" SEQ Hình_ \* ARABIC ">
        <w:r w:rsidR="003648D2">
          <w:rPr>
            <w:noProof/>
          </w:rPr>
          <w:t>7</w:t>
        </w:r>
      </w:fldSimple>
    </w:p>
    <w:p w14:paraId="30A2D608" w14:textId="5D84671F" w:rsidR="0097533B" w:rsidRDefault="00D9056D" w:rsidP="00C33FB9">
      <w:pPr>
        <w:pStyle w:val="Heading2"/>
        <w:rPr>
          <w:rFonts w:eastAsia="Times New Roman"/>
        </w:rPr>
      </w:pPr>
      <w:bookmarkStart w:id="9" w:name="_Toc166210407"/>
      <w:r>
        <w:rPr>
          <w:rFonts w:eastAsia="Times New Roman"/>
        </w:rPr>
        <w:t>Đặc tả use case</w:t>
      </w:r>
      <w:r w:rsidR="00C1349C">
        <w:rPr>
          <w:rFonts w:eastAsia="Times New Roman"/>
        </w:rPr>
        <w:t xml:space="preserve"> quản lý sản phẩm</w:t>
      </w:r>
      <w:bookmarkEnd w:id="9"/>
      <w:r>
        <w:rPr>
          <w:rFonts w:eastAsia="Times New Roma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18"/>
        <w:gridCol w:w="6489"/>
      </w:tblGrid>
      <w:tr w:rsidR="00C1349C" w:rsidRPr="00C1349C" w14:paraId="03D6844E" w14:textId="77777777" w:rsidTr="00C1349C">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2574B" w14:textId="77777777" w:rsidR="00C1349C" w:rsidRPr="00C1349C" w:rsidRDefault="00C1349C" w:rsidP="00C1349C">
            <w:r w:rsidRPr="00C1349C">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BB409" w14:textId="77777777" w:rsidR="00C1349C" w:rsidRPr="00C1349C" w:rsidRDefault="00C1349C" w:rsidP="00C1349C">
            <w:r w:rsidRPr="00C1349C">
              <w:t>2.1 </w:t>
            </w:r>
          </w:p>
        </w:tc>
      </w:tr>
      <w:tr w:rsidR="00C1349C" w:rsidRPr="00C1349C" w14:paraId="2FAD6C41" w14:textId="77777777" w:rsidTr="00C1349C">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E5F4E" w14:textId="77777777" w:rsidR="00C1349C" w:rsidRPr="00C1349C" w:rsidRDefault="00C1349C" w:rsidP="00C1349C">
            <w:r w:rsidRPr="00C1349C">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B0B4D" w14:textId="77777777" w:rsidR="00C1349C" w:rsidRPr="00C1349C" w:rsidRDefault="00C1349C" w:rsidP="00C1349C">
            <w:r w:rsidRPr="00C1349C">
              <w:t>Thêm sản phẩm </w:t>
            </w:r>
          </w:p>
        </w:tc>
      </w:tr>
      <w:tr w:rsidR="00C1349C" w:rsidRPr="00C1349C" w14:paraId="79088D19" w14:textId="77777777" w:rsidTr="00C1349C">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C704" w14:textId="77777777" w:rsidR="00C1349C" w:rsidRPr="00C1349C" w:rsidRDefault="00C1349C" w:rsidP="00C1349C">
            <w:r w:rsidRPr="00C1349C">
              <w:lastRenderedPageBreak/>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5B048" w14:textId="77777777" w:rsidR="00C1349C" w:rsidRPr="00C1349C" w:rsidRDefault="00C1349C" w:rsidP="00C1349C">
            <w:r w:rsidRPr="00C1349C">
              <w:t>Là chủ cửa hàng, tôi muốn thêm sản phẩm vào danh sách những sản phẩm đã có trên trang web của cửa hàng </w:t>
            </w:r>
          </w:p>
        </w:tc>
      </w:tr>
      <w:tr w:rsidR="00C1349C" w:rsidRPr="00C1349C" w14:paraId="26BD44AB" w14:textId="77777777" w:rsidTr="00C1349C">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9FB35" w14:textId="77777777" w:rsidR="00C1349C" w:rsidRPr="00C1349C" w:rsidRDefault="00C1349C" w:rsidP="00C1349C">
            <w:r w:rsidRPr="00C1349C">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6F54B" w14:textId="77777777" w:rsidR="00C1349C" w:rsidRPr="00C1349C" w:rsidRDefault="00C1349C" w:rsidP="00C1349C">
            <w:r w:rsidRPr="00C1349C">
              <w:t>Chủ cửa hàng </w:t>
            </w:r>
          </w:p>
        </w:tc>
      </w:tr>
      <w:tr w:rsidR="00C1349C" w:rsidRPr="00C1349C" w14:paraId="3BBD2075" w14:textId="77777777" w:rsidTr="00C1349C">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028DD" w14:textId="77777777" w:rsidR="00C1349C" w:rsidRPr="00C1349C" w:rsidRDefault="00C1349C" w:rsidP="00C1349C">
            <w:r w:rsidRPr="00C1349C">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C90D6" w14:textId="77777777" w:rsidR="00C1349C" w:rsidRPr="00C1349C" w:rsidRDefault="00C1349C" w:rsidP="00C1349C">
            <w:r w:rsidRPr="00C1349C">
              <w:t>High </w:t>
            </w:r>
          </w:p>
        </w:tc>
      </w:tr>
      <w:tr w:rsidR="00C1349C" w:rsidRPr="00C1349C" w14:paraId="4551641C" w14:textId="77777777" w:rsidTr="00C1349C">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3039D" w14:textId="77777777" w:rsidR="00C1349C" w:rsidRPr="00C1349C" w:rsidRDefault="00C1349C" w:rsidP="00C1349C">
            <w:r w:rsidRPr="00C1349C">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9971" w14:textId="77777777" w:rsidR="00C1349C" w:rsidRPr="00C1349C" w:rsidRDefault="00C1349C" w:rsidP="00C1349C">
            <w:r w:rsidRPr="00C1349C">
              <w:t>Chủ cửa hàng muốn thêm sản phẩm vào danh sách sản phẩm </w:t>
            </w:r>
          </w:p>
        </w:tc>
      </w:tr>
      <w:tr w:rsidR="00C1349C" w:rsidRPr="00C1349C" w14:paraId="292E8578" w14:textId="77777777" w:rsidTr="00C1349C">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A5AC4" w14:textId="77777777" w:rsidR="00C1349C" w:rsidRPr="00C1349C" w:rsidRDefault="00C1349C" w:rsidP="00C1349C">
            <w:r w:rsidRPr="00C1349C">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DD1" w14:textId="77777777" w:rsidR="00C1349C" w:rsidRPr="00C1349C" w:rsidRDefault="00C1349C" w:rsidP="00C1349C">
            <w:r w:rsidRPr="00C1349C">
              <w:t>Đăng nhập vào hệ thống với tư cách là chủ cửa hàng</w:t>
            </w:r>
          </w:p>
          <w:p w14:paraId="66C831E1" w14:textId="77777777" w:rsidR="00C1349C" w:rsidRPr="00C1349C" w:rsidRDefault="00C1349C" w:rsidP="00C1349C"/>
        </w:tc>
      </w:tr>
      <w:tr w:rsidR="00C1349C" w:rsidRPr="00C1349C" w14:paraId="71AB4DB9" w14:textId="77777777" w:rsidTr="00C1349C">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30250" w14:textId="77777777" w:rsidR="00C1349C" w:rsidRPr="00C1349C" w:rsidRDefault="00C1349C" w:rsidP="00C1349C">
            <w:r w:rsidRPr="00C1349C">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C054" w14:textId="77777777" w:rsidR="00C1349C" w:rsidRPr="00C1349C" w:rsidRDefault="00C1349C" w:rsidP="00C1349C">
            <w:r w:rsidRPr="00C1349C">
              <w:t>Thông tin sản phẩm mới </w:t>
            </w:r>
          </w:p>
        </w:tc>
      </w:tr>
      <w:tr w:rsidR="00C1349C" w:rsidRPr="00C1349C" w14:paraId="3CABF53F" w14:textId="77777777" w:rsidTr="00C1349C">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B21C" w14:textId="77777777" w:rsidR="00C1349C" w:rsidRPr="00C1349C" w:rsidRDefault="00C1349C" w:rsidP="00C1349C">
            <w:r w:rsidRPr="00C1349C">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B869" w14:textId="77777777" w:rsidR="00C1349C" w:rsidRPr="00C1349C" w:rsidRDefault="00C1349C" w:rsidP="00DB1A4E">
            <w:pPr>
              <w:numPr>
                <w:ilvl w:val="0"/>
                <w:numId w:val="45"/>
              </w:numPr>
            </w:pPr>
            <w:r w:rsidRPr="00C1349C">
              <w:t>Chủ cửa hàng chọn mục “Thêm sản phẩm” </w:t>
            </w:r>
          </w:p>
          <w:p w14:paraId="66715E9F" w14:textId="77777777" w:rsidR="00C1349C" w:rsidRPr="00C1349C" w:rsidRDefault="00C1349C" w:rsidP="00DB1A4E">
            <w:pPr>
              <w:numPr>
                <w:ilvl w:val="0"/>
                <w:numId w:val="45"/>
              </w:numPr>
            </w:pPr>
            <w:r w:rsidRPr="00C1349C">
              <w:t>Điền tên sản phẩm</w:t>
            </w:r>
          </w:p>
          <w:p w14:paraId="2647E8BB" w14:textId="77777777" w:rsidR="00C1349C" w:rsidRPr="00C1349C" w:rsidRDefault="00C1349C" w:rsidP="00DB1A4E">
            <w:pPr>
              <w:numPr>
                <w:ilvl w:val="0"/>
                <w:numId w:val="45"/>
              </w:numPr>
            </w:pPr>
            <w:r w:rsidRPr="00C1349C">
              <w:t>Thêm Hình ảnh</w:t>
            </w:r>
          </w:p>
          <w:p w14:paraId="2FB82826" w14:textId="77777777" w:rsidR="00C1349C" w:rsidRPr="00C1349C" w:rsidRDefault="00C1349C" w:rsidP="00DB1A4E">
            <w:pPr>
              <w:numPr>
                <w:ilvl w:val="0"/>
                <w:numId w:val="45"/>
              </w:numPr>
            </w:pPr>
            <w:r w:rsidRPr="00C1349C">
              <w:t>Thêm video</w:t>
            </w:r>
          </w:p>
          <w:p w14:paraId="46E907F4" w14:textId="77777777" w:rsidR="00C1349C" w:rsidRPr="00C1349C" w:rsidRDefault="00C1349C" w:rsidP="00DB1A4E">
            <w:pPr>
              <w:numPr>
                <w:ilvl w:val="0"/>
                <w:numId w:val="45"/>
              </w:numPr>
            </w:pPr>
            <w:r w:rsidRPr="00C1349C">
              <w:t>Viết mô tả sản phẩm </w:t>
            </w:r>
          </w:p>
          <w:p w14:paraId="74E306C9" w14:textId="77777777" w:rsidR="00C1349C" w:rsidRPr="00C1349C" w:rsidRDefault="00C1349C" w:rsidP="00DB1A4E">
            <w:pPr>
              <w:numPr>
                <w:ilvl w:val="0"/>
                <w:numId w:val="45"/>
              </w:numPr>
            </w:pPr>
            <w:r w:rsidRPr="00C1349C">
              <w:t>Viết ngành hàng </w:t>
            </w:r>
          </w:p>
          <w:p w14:paraId="4488437B" w14:textId="77777777" w:rsidR="00C1349C" w:rsidRPr="00C1349C" w:rsidRDefault="00C1349C" w:rsidP="00DB1A4E">
            <w:pPr>
              <w:numPr>
                <w:ilvl w:val="0"/>
                <w:numId w:val="45"/>
              </w:numPr>
            </w:pPr>
            <w:r w:rsidRPr="00C1349C">
              <w:t>Nhập giá </w:t>
            </w:r>
          </w:p>
          <w:p w14:paraId="3A91A644" w14:textId="77777777" w:rsidR="00C1349C" w:rsidRPr="00C1349C" w:rsidRDefault="00C1349C" w:rsidP="00DB1A4E">
            <w:pPr>
              <w:numPr>
                <w:ilvl w:val="0"/>
                <w:numId w:val="45"/>
              </w:numPr>
            </w:pPr>
            <w:r w:rsidRPr="00C1349C">
              <w:t>Nhập phân loại hàng</w:t>
            </w:r>
          </w:p>
          <w:p w14:paraId="00A45DB7" w14:textId="77777777" w:rsidR="00C1349C" w:rsidRPr="00C1349C" w:rsidRDefault="00C1349C" w:rsidP="00DB1A4E">
            <w:pPr>
              <w:numPr>
                <w:ilvl w:val="0"/>
                <w:numId w:val="45"/>
              </w:numPr>
            </w:pPr>
            <w:r w:rsidRPr="00C1349C">
              <w:t>Chọn Lưu và hiển thị để đăng bán sản phẩm.</w:t>
            </w:r>
          </w:p>
        </w:tc>
      </w:tr>
      <w:tr w:rsidR="00C1349C" w:rsidRPr="00C1349C" w14:paraId="70125DD9" w14:textId="77777777" w:rsidTr="00C1349C">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3B78" w14:textId="77777777" w:rsidR="00C1349C" w:rsidRPr="00C1349C" w:rsidRDefault="00C1349C" w:rsidP="00C1349C">
            <w:r w:rsidRPr="00C1349C">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37C6" w14:textId="77777777" w:rsidR="00C1349C" w:rsidRPr="00C1349C" w:rsidRDefault="00C1349C" w:rsidP="00C1349C">
            <w:r w:rsidRPr="00C1349C">
              <w:t>N/A</w:t>
            </w:r>
          </w:p>
        </w:tc>
      </w:tr>
      <w:tr w:rsidR="00C1349C" w:rsidRPr="00C1349C" w14:paraId="5898A8F5"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75382" w14:textId="77777777" w:rsidR="00C1349C" w:rsidRPr="00C1349C" w:rsidRDefault="00C1349C" w:rsidP="00C1349C">
            <w:r w:rsidRPr="00C1349C">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5781" w14:textId="77777777" w:rsidR="00C1349C" w:rsidRPr="00C1349C" w:rsidRDefault="00C1349C" w:rsidP="00C1349C">
            <w:r w:rsidRPr="00C1349C">
              <w:t>N/A</w:t>
            </w:r>
          </w:p>
        </w:tc>
      </w:tr>
      <w:tr w:rsidR="00C1349C" w:rsidRPr="00E3261C" w14:paraId="002526EA"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EB8A6" w14:textId="77777777" w:rsidR="00C1349C" w:rsidRPr="00E3261C" w:rsidRDefault="00C1349C" w:rsidP="00BF500E">
            <w:r w:rsidRPr="00E3261C">
              <w:lastRenderedPageBreak/>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A4CD" w14:textId="77777777" w:rsidR="00C1349C" w:rsidRPr="00E3261C" w:rsidRDefault="00C1349C" w:rsidP="00BF500E">
            <w:r w:rsidRPr="00E3261C">
              <w:t>N/A</w:t>
            </w:r>
          </w:p>
        </w:tc>
      </w:tr>
      <w:tr w:rsidR="00C1349C" w:rsidRPr="00E3261C" w14:paraId="4B280B2C"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9BB4" w14:textId="77777777" w:rsidR="00C1349C" w:rsidRPr="00E3261C" w:rsidRDefault="00C1349C" w:rsidP="00BF500E">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00CF" w14:textId="77777777" w:rsidR="00C1349C" w:rsidRPr="00E3261C" w:rsidRDefault="00C1349C" w:rsidP="00BF500E">
            <w:r w:rsidRPr="00E3261C">
              <w:t>N/A</w:t>
            </w:r>
          </w:p>
        </w:tc>
      </w:tr>
    </w:tbl>
    <w:p w14:paraId="3266C02E" w14:textId="77777777" w:rsidR="00C1349C" w:rsidRDefault="00C1349C" w:rsidP="00C1349C"/>
    <w:p w14:paraId="3B750B25" w14:textId="34A9A6CA" w:rsidR="00C1349C" w:rsidRDefault="00C1349C" w:rsidP="00C1349C">
      <w:r>
        <w:t>Sơ đồ hoạt động:</w:t>
      </w:r>
    </w:p>
    <w:p w14:paraId="6B707383" w14:textId="231B203D" w:rsidR="00BF500E" w:rsidRDefault="00BF500E" w:rsidP="00C1349C"/>
    <w:p w14:paraId="70047A36" w14:textId="77777777" w:rsidR="003648D2" w:rsidRDefault="00B57817" w:rsidP="003648D2">
      <w:pPr>
        <w:keepNext/>
      </w:pPr>
      <w:r>
        <w:rPr>
          <w:noProof/>
        </w:rPr>
        <w:drawing>
          <wp:inline distT="0" distB="0" distL="0" distR="0" wp14:anchorId="3435C3C3" wp14:editId="66ECC543">
            <wp:extent cx="5404347" cy="5745707"/>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2.1 (1).jpg"/>
                    <pic:cNvPicPr/>
                  </pic:nvPicPr>
                  <pic:blipFill>
                    <a:blip r:embed="rId19">
                      <a:extLst>
                        <a:ext uri="{28A0092B-C50C-407E-A947-70E740481C1C}">
                          <a14:useLocalDpi xmlns:a14="http://schemas.microsoft.com/office/drawing/2010/main" val="0"/>
                        </a:ext>
                      </a:extLst>
                    </a:blip>
                    <a:stretch>
                      <a:fillRect/>
                    </a:stretch>
                  </pic:blipFill>
                  <pic:spPr>
                    <a:xfrm>
                      <a:off x="0" y="0"/>
                      <a:ext cx="5418720" cy="5760988"/>
                    </a:xfrm>
                    <a:prstGeom prst="rect">
                      <a:avLst/>
                    </a:prstGeom>
                  </pic:spPr>
                </pic:pic>
              </a:graphicData>
            </a:graphic>
          </wp:inline>
        </w:drawing>
      </w:r>
    </w:p>
    <w:p w14:paraId="050E6994" w14:textId="077423CC" w:rsidR="00A0346F" w:rsidRDefault="003648D2" w:rsidP="003648D2">
      <w:pPr>
        <w:pStyle w:val="Caption"/>
      </w:pPr>
      <w:r>
        <w:t xml:space="preserve">Hình  </w:t>
      </w:r>
      <w:fldSimple w:instr=" SEQ Hình_ \* ARABIC ">
        <w:r>
          <w:rPr>
            <w:noProof/>
          </w:rPr>
          <w:t>8</w:t>
        </w:r>
      </w:fldSimple>
    </w:p>
    <w:p w14:paraId="64E0F443" w14:textId="77777777" w:rsidR="00C1349C" w:rsidRPr="00C1349C" w:rsidRDefault="00C1349C" w:rsidP="00C1349C"/>
    <w:tbl>
      <w:tblPr>
        <w:tblW w:w="0" w:type="auto"/>
        <w:tblCellMar>
          <w:top w:w="15" w:type="dxa"/>
          <w:left w:w="15" w:type="dxa"/>
          <w:bottom w:w="15" w:type="dxa"/>
          <w:right w:w="15" w:type="dxa"/>
        </w:tblCellMar>
        <w:tblLook w:val="04A0" w:firstRow="1" w:lastRow="0" w:firstColumn="1" w:lastColumn="0" w:noHBand="0" w:noVBand="1"/>
      </w:tblPr>
      <w:tblGrid>
        <w:gridCol w:w="2951"/>
        <w:gridCol w:w="6056"/>
      </w:tblGrid>
      <w:tr w:rsidR="00D9056D" w:rsidRPr="00D9056D" w14:paraId="11D39A96"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84A9" w14:textId="77777777" w:rsidR="00D9056D" w:rsidRPr="00D9056D" w:rsidRDefault="00D9056D" w:rsidP="00D9056D">
            <w:r w:rsidRPr="00D9056D">
              <w:lastRenderedPageBreak/>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3FB" w14:textId="77777777" w:rsidR="00D9056D" w:rsidRPr="00D9056D" w:rsidRDefault="00D9056D" w:rsidP="00D9056D">
            <w:r w:rsidRPr="00D9056D">
              <w:t>2.2</w:t>
            </w:r>
          </w:p>
        </w:tc>
      </w:tr>
      <w:tr w:rsidR="00D9056D" w:rsidRPr="00D9056D" w14:paraId="6AB671CE"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1B05"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874D" w14:textId="77777777" w:rsidR="00D9056D" w:rsidRPr="00D9056D" w:rsidRDefault="00D9056D" w:rsidP="00D9056D">
            <w:r w:rsidRPr="00D9056D">
              <w:t>Sửa sản phẩm </w:t>
            </w:r>
          </w:p>
        </w:tc>
      </w:tr>
      <w:tr w:rsidR="00D9056D" w:rsidRPr="00D9056D" w14:paraId="0BAC6DDA"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EE0F"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1A9D0" w14:textId="77777777" w:rsidR="00D9056D" w:rsidRPr="00D9056D" w:rsidRDefault="00D9056D" w:rsidP="00D9056D">
            <w:r w:rsidRPr="00D9056D">
              <w:t>Là chủ cửa hàng, tôi muốn sửa sản phẩm </w:t>
            </w:r>
          </w:p>
        </w:tc>
      </w:tr>
      <w:tr w:rsidR="00D9056D" w:rsidRPr="00D9056D" w14:paraId="62473103"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FD23"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229B8" w14:textId="77777777" w:rsidR="00D9056D" w:rsidRPr="00D9056D" w:rsidRDefault="00D9056D" w:rsidP="00D9056D">
            <w:r w:rsidRPr="00D9056D">
              <w:t>Chủ cửa hàng </w:t>
            </w:r>
          </w:p>
        </w:tc>
      </w:tr>
      <w:tr w:rsidR="00D9056D" w:rsidRPr="00D9056D" w14:paraId="645EBFD3"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30A2"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6956A" w14:textId="77777777" w:rsidR="00D9056D" w:rsidRPr="00D9056D" w:rsidRDefault="00D9056D" w:rsidP="00D9056D">
            <w:r w:rsidRPr="00D9056D">
              <w:t>High </w:t>
            </w:r>
          </w:p>
        </w:tc>
      </w:tr>
      <w:tr w:rsidR="00D9056D" w:rsidRPr="00D9056D" w14:paraId="71DCA672"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E3F6"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13D5" w14:textId="77777777" w:rsidR="00D9056D" w:rsidRPr="00D9056D" w:rsidRDefault="00D9056D" w:rsidP="00D9056D">
            <w:r w:rsidRPr="00D9056D">
              <w:t>Chủ cửa hàng chọn sản phẩm cần sửa</w:t>
            </w:r>
          </w:p>
        </w:tc>
      </w:tr>
      <w:tr w:rsidR="00D9056D" w:rsidRPr="00D9056D" w14:paraId="31AD12E5"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5BF9"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4357" w14:textId="77777777" w:rsidR="00D9056D" w:rsidRPr="00D9056D" w:rsidRDefault="00D9056D" w:rsidP="00D9056D">
            <w:r w:rsidRPr="00D9056D">
              <w:t>-Đăng nhập vào hệ thống với tư cách là chủ cửa hàng </w:t>
            </w:r>
          </w:p>
          <w:p w14:paraId="0A3F18F5" w14:textId="77777777" w:rsidR="00D9056D" w:rsidRPr="00D9056D" w:rsidRDefault="00D9056D" w:rsidP="00D9056D">
            <w:r w:rsidRPr="00D9056D">
              <w:t>-Có sản phẩm cần chỉnh sửa thông tin</w:t>
            </w:r>
          </w:p>
        </w:tc>
      </w:tr>
      <w:tr w:rsidR="00D9056D" w:rsidRPr="00D9056D" w14:paraId="12DED5D5"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B541"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6531" w14:textId="77777777" w:rsidR="00D9056D" w:rsidRPr="00D9056D" w:rsidRDefault="00D9056D" w:rsidP="00D9056D">
            <w:r w:rsidRPr="00D9056D">
              <w:t>Thông tin của sản phẩm được cập nhật thành công</w:t>
            </w:r>
          </w:p>
        </w:tc>
      </w:tr>
      <w:tr w:rsidR="00D9056D" w:rsidRPr="00D9056D" w14:paraId="4943780D"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F55E" w14:textId="77777777" w:rsidR="00D9056D" w:rsidRPr="00D9056D" w:rsidRDefault="00D9056D" w:rsidP="00D9056D">
            <w:r w:rsidRPr="00D9056D">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D856" w14:textId="77777777" w:rsidR="00D9056D" w:rsidRPr="00D9056D" w:rsidRDefault="00D9056D" w:rsidP="00DB1A4E">
            <w:pPr>
              <w:numPr>
                <w:ilvl w:val="0"/>
                <w:numId w:val="32"/>
              </w:numPr>
            </w:pPr>
            <w:r w:rsidRPr="00D9056D">
              <w:t>Chủ cửa hàng chọn sản phẩm muốn sửa thông tin</w:t>
            </w:r>
          </w:p>
          <w:p w14:paraId="1ECA3622" w14:textId="77777777" w:rsidR="00D9056D" w:rsidRPr="00D9056D" w:rsidRDefault="00D9056D" w:rsidP="00DB1A4E">
            <w:pPr>
              <w:numPr>
                <w:ilvl w:val="0"/>
                <w:numId w:val="33"/>
              </w:numPr>
            </w:pPr>
            <w:r w:rsidRPr="00D9056D">
              <w:t>Chủ cửa hàng chọn nút “Sửa sản phẩm” </w:t>
            </w:r>
          </w:p>
          <w:p w14:paraId="4E8B767D" w14:textId="77777777" w:rsidR="00D9056D" w:rsidRPr="00D9056D" w:rsidRDefault="00D9056D" w:rsidP="00DB1A4E">
            <w:pPr>
              <w:numPr>
                <w:ilvl w:val="0"/>
                <w:numId w:val="33"/>
              </w:numPr>
            </w:pPr>
            <w:r w:rsidRPr="00D9056D">
              <w:t>Hệ thống hiển thị trang sửa sản phẩm</w:t>
            </w:r>
          </w:p>
          <w:p w14:paraId="574D85D5" w14:textId="77777777" w:rsidR="00D9056D" w:rsidRPr="00D9056D" w:rsidRDefault="00D9056D" w:rsidP="00DB1A4E">
            <w:pPr>
              <w:numPr>
                <w:ilvl w:val="0"/>
                <w:numId w:val="33"/>
              </w:numPr>
            </w:pPr>
            <w:r w:rsidRPr="00D9056D">
              <w:t>Chủ cửa hàng điền thông tin cần sửa</w:t>
            </w:r>
          </w:p>
          <w:p w14:paraId="54140FD9" w14:textId="77777777" w:rsidR="00D9056D" w:rsidRPr="00D9056D" w:rsidRDefault="00D9056D" w:rsidP="00DB1A4E">
            <w:pPr>
              <w:numPr>
                <w:ilvl w:val="0"/>
                <w:numId w:val="33"/>
              </w:numPr>
            </w:pPr>
            <w:r w:rsidRPr="00D9056D">
              <w:t>Chủ cửa hàng xác nhận lưu thông tin</w:t>
            </w:r>
          </w:p>
          <w:p w14:paraId="20B0DF03" w14:textId="77777777" w:rsidR="00D9056D" w:rsidRPr="00D9056D" w:rsidRDefault="00D9056D" w:rsidP="00DB1A4E">
            <w:pPr>
              <w:numPr>
                <w:ilvl w:val="0"/>
                <w:numId w:val="33"/>
              </w:numPr>
            </w:pPr>
            <w:r w:rsidRPr="00D9056D">
              <w:t>Hệ thống thông báo “Cập nhật sản phẩm thành công”</w:t>
            </w:r>
          </w:p>
          <w:p w14:paraId="3C682E23" w14:textId="77777777" w:rsidR="00D9056D" w:rsidRPr="00D9056D" w:rsidRDefault="00D9056D" w:rsidP="00DB1A4E">
            <w:pPr>
              <w:numPr>
                <w:ilvl w:val="0"/>
                <w:numId w:val="33"/>
              </w:numPr>
            </w:pPr>
            <w:r w:rsidRPr="00D9056D">
              <w:t>Hệ thống cập nhật lại thông tin sản phẩm</w:t>
            </w:r>
          </w:p>
          <w:p w14:paraId="03BEC976" w14:textId="77777777" w:rsidR="00D9056D" w:rsidRPr="00D9056D" w:rsidRDefault="00D9056D" w:rsidP="00D9056D"/>
        </w:tc>
      </w:tr>
      <w:tr w:rsidR="00D9056D" w:rsidRPr="00D9056D" w14:paraId="1A3CDD8A"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16FCD" w14:textId="77777777"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AE697" w14:textId="77777777" w:rsidR="00D9056D" w:rsidRPr="00D9056D" w:rsidRDefault="00D9056D" w:rsidP="00D9056D">
            <w:r w:rsidRPr="00D9056D">
              <w:t>N/A</w:t>
            </w:r>
          </w:p>
        </w:tc>
      </w:tr>
      <w:tr w:rsidR="00D9056D" w:rsidRPr="00D9056D" w14:paraId="6F3BEFA7"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B0D5"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43E6F" w14:textId="6044F783" w:rsidR="00D9056D" w:rsidRPr="00D9056D" w:rsidRDefault="00D9056D" w:rsidP="00CD178A">
            <w:r w:rsidRPr="00D9056D">
              <w:t>5a. Nếu hệ thống gặp sự cố, hiển thị “Lỗi! Thử lại sau”, kết thúc</w:t>
            </w:r>
          </w:p>
        </w:tc>
      </w:tr>
      <w:tr w:rsidR="00CD178A" w:rsidRPr="00E3261C" w14:paraId="34346850" w14:textId="77777777" w:rsidTr="00CD178A">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19BB9" w14:textId="77777777" w:rsidR="00CD178A" w:rsidRPr="00E3261C" w:rsidRDefault="00CD178A" w:rsidP="00CD178A">
            <w:r w:rsidRPr="00E3261C">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FFDB1" w14:textId="77777777" w:rsidR="00CD178A" w:rsidRPr="00E3261C" w:rsidRDefault="00CD178A" w:rsidP="00CD178A">
            <w:r w:rsidRPr="00E3261C">
              <w:t>N/A</w:t>
            </w:r>
          </w:p>
        </w:tc>
      </w:tr>
      <w:tr w:rsidR="00CD178A" w:rsidRPr="00E3261C" w14:paraId="09051DA8" w14:textId="77777777" w:rsidTr="00CD178A">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285F3" w14:textId="77777777" w:rsidR="00CD178A" w:rsidRPr="00E3261C" w:rsidRDefault="00CD178A" w:rsidP="00CD178A">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A0A7" w14:textId="77777777" w:rsidR="00CD178A" w:rsidRPr="00E3261C" w:rsidRDefault="00CD178A" w:rsidP="00CD178A">
            <w:r w:rsidRPr="00E3261C">
              <w:t>N/A</w:t>
            </w:r>
          </w:p>
        </w:tc>
      </w:tr>
    </w:tbl>
    <w:p w14:paraId="6965D6DF" w14:textId="06FAC71D" w:rsidR="00D9056D" w:rsidRPr="00D9056D" w:rsidRDefault="00BF500E" w:rsidP="00D9056D">
      <w:r>
        <w:t>Sơ đồ hoạt đông:</w:t>
      </w:r>
    </w:p>
    <w:p w14:paraId="0BB629E9" w14:textId="77777777" w:rsidR="003648D2" w:rsidRDefault="00D9056D" w:rsidP="003648D2">
      <w:pPr>
        <w:keepNext/>
      </w:pPr>
      <w:r>
        <w:rPr>
          <w:noProof/>
        </w:rPr>
        <w:drawing>
          <wp:inline distT="0" distB="0" distL="0" distR="0" wp14:anchorId="3C2D21C1" wp14:editId="2DCC1858">
            <wp:extent cx="5636525" cy="4789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2.2.jpg"/>
                    <pic:cNvPicPr/>
                  </pic:nvPicPr>
                  <pic:blipFill>
                    <a:blip r:embed="rId20">
                      <a:extLst>
                        <a:ext uri="{28A0092B-C50C-407E-A947-70E740481C1C}">
                          <a14:useLocalDpi xmlns:a14="http://schemas.microsoft.com/office/drawing/2010/main" val="0"/>
                        </a:ext>
                      </a:extLst>
                    </a:blip>
                    <a:stretch>
                      <a:fillRect/>
                    </a:stretch>
                  </pic:blipFill>
                  <pic:spPr>
                    <a:xfrm>
                      <a:off x="0" y="0"/>
                      <a:ext cx="5639597" cy="4792416"/>
                    </a:xfrm>
                    <a:prstGeom prst="rect">
                      <a:avLst/>
                    </a:prstGeom>
                  </pic:spPr>
                </pic:pic>
              </a:graphicData>
            </a:graphic>
          </wp:inline>
        </w:drawing>
      </w:r>
    </w:p>
    <w:p w14:paraId="34AEA734" w14:textId="136A0FFD" w:rsidR="00D9056D" w:rsidRPr="00D9056D" w:rsidRDefault="003648D2" w:rsidP="003648D2">
      <w:pPr>
        <w:pStyle w:val="Caption"/>
      </w:pPr>
      <w:r>
        <w:t xml:space="preserve">Hình  </w:t>
      </w:r>
      <w:fldSimple w:instr=" SEQ Hình_ \* ARABIC ">
        <w:r>
          <w:rPr>
            <w:noProof/>
          </w:rPr>
          <w:t>9</w:t>
        </w:r>
      </w:fldSimple>
    </w:p>
    <w:tbl>
      <w:tblPr>
        <w:tblW w:w="0" w:type="auto"/>
        <w:tblCellMar>
          <w:top w:w="15" w:type="dxa"/>
          <w:left w:w="15" w:type="dxa"/>
          <w:bottom w:w="15" w:type="dxa"/>
          <w:right w:w="15" w:type="dxa"/>
        </w:tblCellMar>
        <w:tblLook w:val="04A0" w:firstRow="1" w:lastRow="0" w:firstColumn="1" w:lastColumn="0" w:noHBand="0" w:noVBand="1"/>
      </w:tblPr>
      <w:tblGrid>
        <w:gridCol w:w="2770"/>
        <w:gridCol w:w="6237"/>
      </w:tblGrid>
      <w:tr w:rsidR="00D9056D" w:rsidRPr="00D9056D" w14:paraId="492CC72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47DD" w14:textId="77777777" w:rsidR="00D9056D" w:rsidRPr="00D9056D" w:rsidRDefault="00D9056D" w:rsidP="00D9056D">
            <w:r w:rsidRPr="00D9056D">
              <w:lastRenderedPageBreak/>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EB82F" w14:textId="77777777" w:rsidR="00D9056D" w:rsidRPr="00D9056D" w:rsidRDefault="00D9056D" w:rsidP="00D9056D">
            <w:r w:rsidRPr="00D9056D">
              <w:t>Use case 2.3</w:t>
            </w:r>
          </w:p>
        </w:tc>
      </w:tr>
      <w:tr w:rsidR="00D9056D" w:rsidRPr="00D9056D" w14:paraId="2858A7F4"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1FCF6"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24D9F" w14:textId="77777777" w:rsidR="00D9056D" w:rsidRPr="00D9056D" w:rsidRDefault="00D9056D" w:rsidP="00D9056D">
            <w:r w:rsidRPr="00D9056D">
              <w:t>Xóa sản phẩm </w:t>
            </w:r>
          </w:p>
        </w:tc>
      </w:tr>
      <w:tr w:rsidR="00D9056D" w:rsidRPr="00D9056D" w14:paraId="265C7056"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FF149"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7FD3" w14:textId="77777777" w:rsidR="00D9056D" w:rsidRPr="00D9056D" w:rsidRDefault="00D9056D" w:rsidP="00D9056D">
            <w:r w:rsidRPr="00D9056D">
              <w:t>Là chủ cửa hàng, tôi muốn xóa sản phẩm trên trang web </w:t>
            </w:r>
          </w:p>
        </w:tc>
      </w:tr>
      <w:tr w:rsidR="00D9056D" w:rsidRPr="00D9056D" w14:paraId="149C4045"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4CF0"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A67C8" w14:textId="77777777" w:rsidR="00D9056D" w:rsidRPr="00D9056D" w:rsidRDefault="00D9056D" w:rsidP="00D9056D">
            <w:r w:rsidRPr="00D9056D">
              <w:t>Chủ cửa hàng </w:t>
            </w:r>
          </w:p>
        </w:tc>
      </w:tr>
      <w:tr w:rsidR="00D9056D" w:rsidRPr="00D9056D" w14:paraId="6AFA3E95"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5E06"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5E68B" w14:textId="77777777" w:rsidR="00D9056D" w:rsidRPr="00D9056D" w:rsidRDefault="00D9056D" w:rsidP="00D9056D">
            <w:r w:rsidRPr="00D9056D">
              <w:t>High </w:t>
            </w:r>
          </w:p>
        </w:tc>
      </w:tr>
      <w:tr w:rsidR="00D9056D" w:rsidRPr="00D9056D" w14:paraId="1206FF5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BD09"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D31E" w14:textId="77777777" w:rsidR="00D9056D" w:rsidRPr="00D9056D" w:rsidRDefault="00D9056D" w:rsidP="00D9056D">
            <w:r w:rsidRPr="00D9056D">
              <w:t>Chủ cửa hàng chọn sản phẩm cần xoá </w:t>
            </w:r>
          </w:p>
        </w:tc>
      </w:tr>
      <w:tr w:rsidR="00D9056D" w:rsidRPr="00D9056D" w14:paraId="171F1452"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67FB"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4CFD0" w14:textId="77777777" w:rsidR="00D9056D" w:rsidRPr="00D9056D" w:rsidRDefault="00D9056D" w:rsidP="00D9056D">
            <w:r w:rsidRPr="00D9056D">
              <w:t>-Đăng nhập vào hệ thống với tư cách là chủ cửa hàng</w:t>
            </w:r>
          </w:p>
          <w:p w14:paraId="3C655147" w14:textId="77777777" w:rsidR="00D9056D" w:rsidRPr="00D9056D" w:rsidRDefault="00D9056D" w:rsidP="00D9056D">
            <w:r w:rsidRPr="00D9056D">
              <w:t>-Có sản phẩm chủ cửa hàng muốn xoá khỏi hệ thống</w:t>
            </w:r>
          </w:p>
          <w:p w14:paraId="15EBEE3B" w14:textId="77777777" w:rsidR="00D9056D" w:rsidRPr="00D9056D" w:rsidRDefault="00D9056D" w:rsidP="00D9056D"/>
        </w:tc>
      </w:tr>
      <w:tr w:rsidR="00D9056D" w:rsidRPr="00D9056D" w14:paraId="04BE6CAC"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3AD3"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6A80" w14:textId="77777777" w:rsidR="00D9056D" w:rsidRPr="00D9056D" w:rsidRDefault="00D9056D" w:rsidP="00D9056D">
            <w:r w:rsidRPr="00D9056D">
              <w:t>Sản phẩm không còn được hiển thị trên danh sách sản phẩm của cửa hàng </w:t>
            </w:r>
          </w:p>
        </w:tc>
      </w:tr>
      <w:tr w:rsidR="00D9056D" w:rsidRPr="00D9056D" w14:paraId="3B483CE5"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BB07E" w14:textId="77777777" w:rsidR="00D9056D" w:rsidRPr="00D9056D" w:rsidRDefault="00D9056D" w:rsidP="00D9056D">
            <w:r w:rsidRPr="00D9056D">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97C" w14:textId="77777777" w:rsidR="00D9056D" w:rsidRPr="00D9056D" w:rsidRDefault="00D9056D" w:rsidP="00D9056D">
            <w:r w:rsidRPr="00D9056D">
              <w:br/>
            </w:r>
          </w:p>
          <w:p w14:paraId="49A2D701" w14:textId="77777777" w:rsidR="00D9056D" w:rsidRPr="00D9056D" w:rsidRDefault="00D9056D" w:rsidP="00DB1A4E">
            <w:pPr>
              <w:numPr>
                <w:ilvl w:val="0"/>
                <w:numId w:val="34"/>
              </w:numPr>
            </w:pPr>
            <w:r w:rsidRPr="00D9056D">
              <w:t>Chủ cửa hàng chọn sản phẩm muốn xóa</w:t>
            </w:r>
          </w:p>
          <w:p w14:paraId="071F1A9B" w14:textId="77777777" w:rsidR="00D9056D" w:rsidRPr="00D9056D" w:rsidRDefault="00D9056D" w:rsidP="00DB1A4E">
            <w:pPr>
              <w:numPr>
                <w:ilvl w:val="0"/>
                <w:numId w:val="34"/>
              </w:numPr>
            </w:pPr>
            <w:r w:rsidRPr="00D9056D">
              <w:t>Chủ cửa hàng chọn “Xoá sản phẩm”</w:t>
            </w:r>
          </w:p>
          <w:p w14:paraId="4F4C6C99" w14:textId="77777777" w:rsidR="00D9056D" w:rsidRPr="00D9056D" w:rsidRDefault="00D9056D" w:rsidP="00DB1A4E">
            <w:pPr>
              <w:numPr>
                <w:ilvl w:val="0"/>
                <w:numId w:val="34"/>
              </w:numPr>
            </w:pPr>
            <w:r w:rsidRPr="00D9056D">
              <w:t>Hệ thống hiển thị “Xác nhận xóa sản phẩm”</w:t>
            </w:r>
          </w:p>
          <w:p w14:paraId="41EEFD94" w14:textId="77777777" w:rsidR="00D9056D" w:rsidRPr="00D9056D" w:rsidRDefault="00D9056D" w:rsidP="00DB1A4E">
            <w:pPr>
              <w:numPr>
                <w:ilvl w:val="0"/>
                <w:numId w:val="34"/>
              </w:numPr>
            </w:pPr>
            <w:r w:rsidRPr="00D9056D">
              <w:t>Chủ cửa hàng xác nhận xóa sản phẩm</w:t>
            </w:r>
          </w:p>
          <w:p w14:paraId="0882E1FF" w14:textId="77777777" w:rsidR="00D9056D" w:rsidRPr="00D9056D" w:rsidRDefault="00D9056D" w:rsidP="00DB1A4E">
            <w:pPr>
              <w:numPr>
                <w:ilvl w:val="0"/>
                <w:numId w:val="34"/>
              </w:numPr>
            </w:pPr>
            <w:r w:rsidRPr="00D9056D">
              <w:t>Hệ thống thông báo “Xóa sản phẩm thành công”</w:t>
            </w:r>
          </w:p>
          <w:p w14:paraId="2024B534" w14:textId="77777777" w:rsidR="00D9056D" w:rsidRPr="00D9056D" w:rsidRDefault="00D9056D" w:rsidP="00DB1A4E">
            <w:pPr>
              <w:numPr>
                <w:ilvl w:val="0"/>
                <w:numId w:val="35"/>
              </w:numPr>
            </w:pPr>
            <w:r w:rsidRPr="00D9056D">
              <w:t>Hệ thống cập nhật lại danh sách sản phẩm</w:t>
            </w:r>
          </w:p>
        </w:tc>
      </w:tr>
      <w:tr w:rsidR="00D9056D" w:rsidRPr="00D9056D" w14:paraId="25BB91BF"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4EF16" w14:textId="0C9387B0"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A92B" w14:textId="77777777" w:rsidR="00D9056D" w:rsidRDefault="00D9056D" w:rsidP="00D9056D">
            <w:r w:rsidRPr="00D9056D">
              <w:t>N/A</w:t>
            </w:r>
          </w:p>
          <w:p w14:paraId="1E650D4A" w14:textId="37F6E331" w:rsidR="003648D2" w:rsidRPr="00D9056D" w:rsidRDefault="003648D2" w:rsidP="00D9056D"/>
        </w:tc>
      </w:tr>
      <w:tr w:rsidR="00D9056D" w:rsidRPr="00D9056D" w14:paraId="71A64F36"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31944"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71D" w14:textId="77777777" w:rsidR="00D9056D" w:rsidRPr="00D9056D" w:rsidRDefault="00D9056D" w:rsidP="00D9056D">
            <w:r w:rsidRPr="00D9056D">
              <w:t>4a. Nếu chủ cửa hàng không xác nhận xóa sản phẩm thì kết thúc</w:t>
            </w:r>
          </w:p>
          <w:p w14:paraId="1F86D355" w14:textId="77777777" w:rsidR="00D9056D" w:rsidRPr="00D9056D" w:rsidRDefault="00D9056D" w:rsidP="00D9056D">
            <w:r w:rsidRPr="00D9056D">
              <w:t>6a.  Nếu hệ thống gặp sự cố, hiển thị “Lỗi! Thử lại”, kết thúc</w:t>
            </w:r>
          </w:p>
          <w:p w14:paraId="126617A8" w14:textId="77777777" w:rsidR="00D9056D" w:rsidRPr="00D9056D" w:rsidRDefault="00D9056D" w:rsidP="00D9056D"/>
        </w:tc>
      </w:tr>
      <w:tr w:rsidR="00C1349C" w:rsidRPr="00E3261C" w14:paraId="57002AB0"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16DA" w14:textId="77777777" w:rsidR="00C1349C" w:rsidRPr="00E3261C" w:rsidRDefault="00C1349C" w:rsidP="00BF500E">
            <w:r w:rsidRPr="00E3261C">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849C" w14:textId="77777777" w:rsidR="00C1349C" w:rsidRPr="00E3261C" w:rsidRDefault="00C1349C" w:rsidP="00BF500E">
            <w:r w:rsidRPr="00E3261C">
              <w:t>N/A</w:t>
            </w:r>
          </w:p>
        </w:tc>
      </w:tr>
      <w:tr w:rsidR="00C1349C" w:rsidRPr="00E3261C" w14:paraId="7F4981D0" w14:textId="77777777" w:rsidTr="00C1349C">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8FDC" w14:textId="77777777" w:rsidR="00C1349C" w:rsidRPr="00E3261C" w:rsidRDefault="00C1349C" w:rsidP="00BF500E">
            <w:r w:rsidRPr="00E3261C">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5B04F" w14:textId="77777777" w:rsidR="00C1349C" w:rsidRPr="00E3261C" w:rsidRDefault="00C1349C" w:rsidP="00BF500E">
            <w:r w:rsidRPr="00E3261C">
              <w:t>N/A</w:t>
            </w:r>
          </w:p>
        </w:tc>
      </w:tr>
    </w:tbl>
    <w:p w14:paraId="241A6B16" w14:textId="12639415" w:rsidR="00C1349C" w:rsidRDefault="003648D2" w:rsidP="00D9056D">
      <w:r>
        <w:t>Sơ đồ đặc tả</w:t>
      </w:r>
    </w:p>
    <w:p w14:paraId="33837C27" w14:textId="1D8F029A" w:rsidR="003648D2" w:rsidRPr="00D9056D" w:rsidRDefault="003648D2" w:rsidP="00D9056D">
      <w:r>
        <w:rPr>
          <w:noProof/>
        </w:rPr>
        <w:drawing>
          <wp:anchor distT="0" distB="0" distL="114300" distR="114300" simplePos="0" relativeHeight="251660288" behindDoc="0" locked="0" layoutInCell="1" allowOverlap="1" wp14:anchorId="485A1B7B" wp14:editId="1DE0953C">
            <wp:simplePos x="0" y="0"/>
            <wp:positionH relativeFrom="column">
              <wp:posOffset>0</wp:posOffset>
            </wp:positionH>
            <wp:positionV relativeFrom="paragraph">
              <wp:posOffset>0</wp:posOffset>
            </wp:positionV>
            <wp:extent cx="4535805" cy="41471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2.3.jpg"/>
                    <pic:cNvPicPr/>
                  </pic:nvPicPr>
                  <pic:blipFill>
                    <a:blip r:embed="rId21">
                      <a:extLst>
                        <a:ext uri="{28A0092B-C50C-407E-A947-70E740481C1C}">
                          <a14:useLocalDpi xmlns:a14="http://schemas.microsoft.com/office/drawing/2010/main" val="0"/>
                        </a:ext>
                      </a:extLst>
                    </a:blip>
                    <a:stretch>
                      <a:fillRect/>
                    </a:stretch>
                  </pic:blipFill>
                  <pic:spPr>
                    <a:xfrm>
                      <a:off x="0" y="0"/>
                      <a:ext cx="4535805" cy="4147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143F193C" wp14:editId="4C246178">
                <wp:simplePos x="0" y="0"/>
                <wp:positionH relativeFrom="column">
                  <wp:posOffset>0</wp:posOffset>
                </wp:positionH>
                <wp:positionV relativeFrom="paragraph">
                  <wp:posOffset>8602980</wp:posOffset>
                </wp:positionV>
                <wp:extent cx="471424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714240" cy="635"/>
                        </a:xfrm>
                        <a:prstGeom prst="rect">
                          <a:avLst/>
                        </a:prstGeom>
                        <a:solidFill>
                          <a:prstClr val="white"/>
                        </a:solidFill>
                        <a:ln>
                          <a:noFill/>
                        </a:ln>
                      </wps:spPr>
                      <wps:txbx>
                        <w:txbxContent>
                          <w:p w14:paraId="7FEF6D4B" w14:textId="59590FB5" w:rsidR="003648D2" w:rsidRPr="00B348D2" w:rsidRDefault="003648D2" w:rsidP="003648D2">
                            <w:pPr>
                              <w:pStyle w:val="Caption"/>
                              <w:rPr>
                                <w:noProof/>
                                <w:sz w:val="26"/>
                              </w:rPr>
                            </w:pPr>
                            <w:r>
                              <w:t xml:space="preserve">Hình  </w:t>
                            </w:r>
                            <w:fldSimple w:instr=" SEQ Hình_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3F193C" id="_x0000_t202" coordsize="21600,21600" o:spt="202" path="m,l,21600r21600,l21600,xe">
                <v:stroke joinstyle="miter"/>
                <v:path gradientshapeok="t" o:connecttype="rect"/>
              </v:shapetype>
              <v:shape id="Text Box 28" o:spid="_x0000_s1026" type="#_x0000_t202" style="position:absolute;left:0;text-align:left;margin-left:0;margin-top:677.4pt;width:371.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" stroked="f">
                <v:textbox style="mso-fit-shape-to-text:t" inset="0,0,0,0">
                  <w:txbxContent>
                    <w:p w14:paraId="7FEF6D4B" w14:textId="59590FB5" w:rsidR="003648D2" w:rsidRPr="00B348D2" w:rsidRDefault="003648D2" w:rsidP="003648D2">
                      <w:pPr>
                        <w:pStyle w:val="Caption"/>
                        <w:rPr>
                          <w:noProof/>
                          <w:sz w:val="26"/>
                        </w:rPr>
                      </w:pPr>
                      <w:r>
                        <w:t xml:space="preserve">Hình  </w:t>
                      </w:r>
                      <w:fldSimple w:instr=" SEQ Hình_ \* ARABIC ">
                        <w:r>
                          <w:rPr>
                            <w:noProof/>
                          </w:rPr>
                          <w:t>10</w:t>
                        </w:r>
                      </w:fldSimple>
                    </w:p>
                  </w:txbxContent>
                </v:textbox>
                <w10:wrap type="topAndBottom"/>
              </v:shape>
            </w:pict>
          </mc:Fallback>
        </mc:AlternateContent>
      </w:r>
    </w:p>
    <w:p w14:paraId="085061C8" w14:textId="4CD99A4A" w:rsidR="00E932DA" w:rsidRDefault="00E3261C" w:rsidP="00E3261C">
      <w:pPr>
        <w:pStyle w:val="Heading2"/>
        <w:rPr>
          <w:rFonts w:eastAsia="Times New Roman"/>
        </w:rPr>
      </w:pPr>
      <w:bookmarkStart w:id="10" w:name="_Toc166210408"/>
      <w:r>
        <w:rPr>
          <w:rFonts w:eastAsia="Times New Roman"/>
        </w:rPr>
        <w:lastRenderedPageBreak/>
        <w:t>Đặc tả use case quản lý nhập kho</w:t>
      </w:r>
      <w:bookmarkEnd w:id="10"/>
      <w:r>
        <w:rPr>
          <w:rFonts w:eastAsia="Times New Roman"/>
        </w:rPr>
        <w:t xml:space="preserve"> </w:t>
      </w:r>
    </w:p>
    <w:tbl>
      <w:tblPr>
        <w:tblW w:w="9713" w:type="dxa"/>
        <w:tblLayout w:type="fixed"/>
        <w:tblLook w:val="0400" w:firstRow="0" w:lastRow="0" w:firstColumn="0" w:lastColumn="0" w:noHBand="0" w:noVBand="1"/>
      </w:tblPr>
      <w:tblGrid>
        <w:gridCol w:w="2264"/>
        <w:gridCol w:w="7449"/>
      </w:tblGrid>
      <w:tr w:rsidR="00E932DA" w14:paraId="5ACB2086"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DFFE"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0B74DECE"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43BE9" w14:textId="77777777" w:rsidR="00E932DA" w:rsidRDefault="00E932DA">
            <w:pPr>
              <w:spacing w:line="240" w:lineRule="auto"/>
              <w:rPr>
                <w:rFonts w:eastAsia="Times New Roman" w:cs="Times New Roman"/>
                <w:szCs w:val="26"/>
              </w:rPr>
            </w:pPr>
            <w:r>
              <w:rPr>
                <w:rFonts w:eastAsia="Times New Roman" w:cs="Times New Roman"/>
                <w:szCs w:val="26"/>
              </w:rPr>
              <w:t>3.1</w:t>
            </w:r>
          </w:p>
        </w:tc>
      </w:tr>
      <w:tr w:rsidR="00E932DA" w14:paraId="427B62A7"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BAE70"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7E4FDEE4"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D9B9" w14:textId="77777777" w:rsidR="00E932DA" w:rsidRDefault="00E932DA">
            <w:pPr>
              <w:spacing w:line="240" w:lineRule="auto"/>
              <w:rPr>
                <w:rFonts w:eastAsia="Times New Roman" w:cs="Times New Roman"/>
                <w:szCs w:val="26"/>
              </w:rPr>
            </w:pPr>
            <w:r>
              <w:rPr>
                <w:rFonts w:eastAsia="Times New Roman" w:cs="Times New Roman"/>
                <w:szCs w:val="26"/>
              </w:rPr>
              <w:t>Tạo hóa đơn nhập hàng</w:t>
            </w:r>
          </w:p>
        </w:tc>
      </w:tr>
      <w:tr w:rsidR="00E932DA" w14:paraId="583481ED"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46F59"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7DB0522A" w14:textId="77777777" w:rsidR="00E932DA" w:rsidRDefault="00E932DA">
            <w:pPr>
              <w:spacing w:after="0" w:line="240" w:lineRule="auto"/>
              <w:rPr>
                <w:rFonts w:eastAsia="Times New Roman" w:cs="Times New Roman"/>
                <w:szCs w:val="26"/>
              </w:rPr>
            </w:pP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D153C"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w:t>
            </w:r>
            <w:r>
              <w:rPr>
                <w:rFonts w:eastAsia="Times New Roman" w:cs="Times New Roman"/>
                <w:szCs w:val="26"/>
              </w:rPr>
              <w:t>à</w:t>
            </w:r>
            <w:r>
              <w:rPr>
                <w:rFonts w:eastAsia="Times New Roman" w:cs="Times New Roman"/>
                <w:color w:val="000000"/>
                <w:szCs w:val="26"/>
              </w:rPr>
              <w:t>ng, tôi muốn tạo hóa đơn nhập hàng</w:t>
            </w:r>
          </w:p>
        </w:tc>
      </w:tr>
      <w:tr w:rsidR="00E932DA" w14:paraId="270931F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946E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2C62A"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56F8A085"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EC28C"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A4B53"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1102B83C"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E157"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B83FA" w14:textId="77777777" w:rsidR="00E932DA" w:rsidRDefault="00E932DA">
            <w:pPr>
              <w:spacing w:line="240" w:lineRule="auto"/>
              <w:rPr>
                <w:rFonts w:eastAsia="Times New Roman" w:cs="Times New Roman"/>
                <w:szCs w:val="26"/>
              </w:rPr>
            </w:pPr>
            <w:r>
              <w:rPr>
                <w:rFonts w:eastAsia="Times New Roman" w:cs="Times New Roman"/>
                <w:szCs w:val="26"/>
              </w:rPr>
              <w:t>Chủ cửa hàng chọn chức năng tạo hóa đơn nhập hàng</w:t>
            </w:r>
          </w:p>
        </w:tc>
      </w:tr>
      <w:tr w:rsidR="00E932DA" w14:paraId="6CD3E61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281EE"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F60C6" w14:textId="77777777" w:rsidR="00E932DA" w:rsidRDefault="00E932DA" w:rsidP="00DB1A4E">
            <w:pPr>
              <w:numPr>
                <w:ilvl w:val="0"/>
                <w:numId w:val="13"/>
              </w:numPr>
              <w:spacing w:after="0" w:line="240" w:lineRule="auto"/>
              <w:jc w:val="left"/>
              <w:rPr>
                <w:rFonts w:eastAsia="Times New Roman" w:cs="Times New Roman"/>
                <w:color w:val="000000"/>
                <w:szCs w:val="26"/>
              </w:rPr>
            </w:pPr>
            <w:r>
              <w:rPr>
                <w:rFonts w:eastAsia="Times New Roman" w:cs="Times New Roman"/>
                <w:color w:val="000000"/>
                <w:szCs w:val="26"/>
              </w:rPr>
              <w:t>Đã nhận hàng hóa từ nhà cung cấp.</w:t>
            </w:r>
          </w:p>
          <w:p w14:paraId="24D0798D" w14:textId="77777777" w:rsidR="00E932DA" w:rsidRDefault="00E932DA" w:rsidP="00DB1A4E">
            <w:pPr>
              <w:numPr>
                <w:ilvl w:val="0"/>
                <w:numId w:val="13"/>
              </w:numPr>
              <w:spacing w:after="0" w:line="240" w:lineRule="auto"/>
              <w:jc w:val="left"/>
              <w:rPr>
                <w:rFonts w:eastAsia="Times New Roman" w:cs="Times New Roman"/>
                <w:color w:val="000000"/>
                <w:szCs w:val="26"/>
              </w:rPr>
            </w:pPr>
            <w:r>
              <w:rPr>
                <w:rFonts w:eastAsia="Times New Roman" w:cs="Times New Roman"/>
                <w:color w:val="000000"/>
                <w:szCs w:val="26"/>
              </w:rPr>
              <w:t>Hàng hóa được đảm bảo và đủ số lượng.</w:t>
            </w:r>
          </w:p>
        </w:tc>
      </w:tr>
      <w:tr w:rsidR="00E932DA" w14:paraId="45A84193"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F18B0"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2D60D" w14:textId="77777777" w:rsidR="00E932DA" w:rsidRDefault="00E932DA" w:rsidP="00DB1A4E">
            <w:pPr>
              <w:numPr>
                <w:ilvl w:val="0"/>
                <w:numId w:val="14"/>
              </w:numPr>
              <w:spacing w:line="240" w:lineRule="auto"/>
              <w:jc w:val="left"/>
              <w:rPr>
                <w:rFonts w:eastAsia="Times New Roman" w:cs="Times New Roman"/>
                <w:color w:val="000000"/>
                <w:szCs w:val="26"/>
              </w:rPr>
            </w:pPr>
            <w:r>
              <w:rPr>
                <w:rFonts w:eastAsia="Times New Roman" w:cs="Times New Roman"/>
                <w:color w:val="000000"/>
                <w:szCs w:val="26"/>
              </w:rPr>
              <w:t>Hóa đơn nhập hàng được tạo</w:t>
            </w:r>
          </w:p>
          <w:p w14:paraId="706AA0D0" w14:textId="77777777" w:rsidR="00E932DA" w:rsidRDefault="00E932DA" w:rsidP="00DB1A4E">
            <w:pPr>
              <w:numPr>
                <w:ilvl w:val="0"/>
                <w:numId w:val="14"/>
              </w:numPr>
              <w:spacing w:line="240" w:lineRule="auto"/>
              <w:jc w:val="left"/>
              <w:rPr>
                <w:rFonts w:eastAsia="Times New Roman" w:cs="Times New Roman"/>
                <w:color w:val="000000"/>
                <w:szCs w:val="26"/>
              </w:rPr>
            </w:pPr>
            <w:r>
              <w:rPr>
                <w:rFonts w:eastAsia="Times New Roman" w:cs="Times New Roman"/>
                <w:color w:val="000000"/>
                <w:szCs w:val="26"/>
              </w:rPr>
              <w:t>Thông tin hóa đơn nhập hàng được lưu vào hệ thống</w:t>
            </w:r>
          </w:p>
        </w:tc>
      </w:tr>
      <w:tr w:rsidR="00E932DA" w14:paraId="763B2192"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88189"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E5C82"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chọn chức năng tạo hóa đơn nhập hàng.</w:t>
            </w:r>
          </w:p>
          <w:p w14:paraId="7DEFA4B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nhập mã đơn của đơn hàng.</w:t>
            </w:r>
          </w:p>
          <w:p w14:paraId="6D8FEBBB"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Hệ thống kiểm tra mã đơn đặt hàng mua.</w:t>
            </w:r>
          </w:p>
          <w:p w14:paraId="4553558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kiểm tra chất lượng và số lượng.</w:t>
            </w:r>
          </w:p>
          <w:p w14:paraId="2905DC5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nhập</w:t>
            </w:r>
            <w:r>
              <w:rPr>
                <w:rFonts w:eastAsia="Times New Roman" w:cs="Times New Roman"/>
                <w:szCs w:val="26"/>
              </w:rPr>
              <w:t xml:space="preserve"> t</w:t>
            </w:r>
            <w:r>
              <w:rPr>
                <w:rFonts w:eastAsia="Times New Roman" w:cs="Times New Roman"/>
                <w:color w:val="000000"/>
                <w:szCs w:val="26"/>
              </w:rPr>
              <w:t>ên nhà cung cấp</w:t>
            </w:r>
          </w:p>
          <w:p w14:paraId="60E3A2F7"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Chủ cửa hàng nhập mã đơn hàng mua</w:t>
            </w:r>
          </w:p>
          <w:p w14:paraId="17EFCD00"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Tên hàng hóa nhập</w:t>
            </w:r>
          </w:p>
          <w:p w14:paraId="659848B9"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 xml:space="preserve">Số lượng nhập </w:t>
            </w:r>
          </w:p>
          <w:p w14:paraId="1E2AC53D"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Ngày nhập hàng</w:t>
            </w:r>
          </w:p>
          <w:p w14:paraId="69DD7B71" w14:textId="77777777" w:rsidR="00E932DA" w:rsidRDefault="00E932DA" w:rsidP="00E932DA">
            <w:pPr>
              <w:numPr>
                <w:ilvl w:val="0"/>
                <w:numId w:val="5"/>
              </w:numPr>
              <w:spacing w:after="0" w:line="240" w:lineRule="auto"/>
              <w:jc w:val="left"/>
              <w:rPr>
                <w:rFonts w:eastAsia="Times New Roman" w:cs="Times New Roman"/>
                <w:szCs w:val="26"/>
              </w:rPr>
            </w:pPr>
            <w:r>
              <w:rPr>
                <w:rFonts w:eastAsia="Times New Roman" w:cs="Times New Roman"/>
                <w:szCs w:val="26"/>
              </w:rPr>
              <w:t xml:space="preserve">Chủ cửa hàng nhập </w:t>
            </w:r>
            <w:r>
              <w:rPr>
                <w:rFonts w:eastAsia="Times New Roman" w:cs="Times New Roman"/>
                <w:color w:val="000000"/>
                <w:szCs w:val="26"/>
              </w:rPr>
              <w:t>Chiết khấu đơn hàng</w:t>
            </w:r>
          </w:p>
          <w:p w14:paraId="70D5866C"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Hệ thống tính toán số tiền cần thanh toán dựa trên thông tin đơn hàng đã nhập</w:t>
            </w:r>
          </w:p>
          <w:p w14:paraId="4A92DE69"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Chủ cửa hàng kiểm tra hóa đơn trước khi xuất.</w:t>
            </w:r>
          </w:p>
          <w:p w14:paraId="7F6B41AD"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Lưu hóa đơn vào hệ thống.</w:t>
            </w:r>
          </w:p>
          <w:p w14:paraId="50C37A64" w14:textId="77777777" w:rsidR="00E932DA" w:rsidRDefault="00E932DA" w:rsidP="00E932DA">
            <w:pPr>
              <w:numPr>
                <w:ilvl w:val="0"/>
                <w:numId w:val="5"/>
              </w:numPr>
              <w:spacing w:line="240" w:lineRule="auto"/>
              <w:jc w:val="left"/>
              <w:rPr>
                <w:rFonts w:eastAsia="Times New Roman" w:cs="Times New Roman"/>
                <w:color w:val="000000"/>
                <w:szCs w:val="26"/>
              </w:rPr>
            </w:pPr>
            <w:r>
              <w:rPr>
                <w:rFonts w:eastAsia="Times New Roman" w:cs="Times New Roman"/>
                <w:color w:val="000000"/>
                <w:szCs w:val="26"/>
              </w:rPr>
              <w:t>Xuất hóa đơn nhập hàng.</w:t>
            </w:r>
          </w:p>
        </w:tc>
      </w:tr>
      <w:tr w:rsidR="00E932DA" w14:paraId="59F1CA56"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3D6AC"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F6F68" w14:textId="77777777" w:rsidR="00E932DA" w:rsidRDefault="00E932DA">
            <w:pPr>
              <w:spacing w:line="240" w:lineRule="auto"/>
              <w:rPr>
                <w:rFonts w:eastAsia="Times New Roman" w:cs="Times New Roman"/>
                <w:szCs w:val="26"/>
              </w:rPr>
            </w:pPr>
            <w:ins w:id="11" w:author="R IMH" w:date="2024-04-19T15:02:00Z">
              <w:r>
                <w:rPr>
                  <w:rFonts w:eastAsia="Times New Roman" w:cs="Times New Roman"/>
                  <w:szCs w:val="26"/>
                </w:rPr>
                <w:t>N/A</w:t>
              </w:r>
            </w:ins>
          </w:p>
        </w:tc>
      </w:tr>
      <w:tr w:rsidR="00E932DA" w14:paraId="388489AF"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C321D"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B5974" w14:textId="77777777" w:rsidR="00E932DA" w:rsidRDefault="00E932DA">
            <w:pPr>
              <w:spacing w:line="240" w:lineRule="auto"/>
              <w:rPr>
                <w:rFonts w:eastAsia="Times New Roman" w:cs="Times New Roman"/>
                <w:szCs w:val="26"/>
              </w:rPr>
            </w:pPr>
            <w:r>
              <w:rPr>
                <w:rFonts w:eastAsia="Times New Roman" w:cs="Times New Roman"/>
                <w:szCs w:val="26"/>
              </w:rPr>
              <w:t>3a. Nếu mã đơn đặt hàng mua không trùng khớp thì hiển thị thông báo” mã đặt hàng mua không tồn tại” và kết thúc.</w:t>
            </w:r>
          </w:p>
          <w:p w14:paraId="28B38598" w14:textId="77777777" w:rsidR="00E932DA" w:rsidRDefault="00E932DA">
            <w:pPr>
              <w:spacing w:line="240" w:lineRule="auto"/>
              <w:rPr>
                <w:rFonts w:eastAsia="Times New Roman" w:cs="Times New Roman"/>
                <w:szCs w:val="26"/>
              </w:rPr>
            </w:pPr>
            <w:r>
              <w:rPr>
                <w:rFonts w:eastAsia="Times New Roman" w:cs="Times New Roman"/>
                <w:szCs w:val="26"/>
              </w:rPr>
              <w:t>4a. Nếu số lượng hoặc chất lượng không đảm bảo thì kết thúc.</w:t>
            </w:r>
          </w:p>
          <w:p w14:paraId="0A18D284" w14:textId="77777777" w:rsidR="00E932DA" w:rsidRDefault="00E932DA">
            <w:pPr>
              <w:spacing w:line="240" w:lineRule="auto"/>
              <w:rPr>
                <w:rFonts w:eastAsia="Times New Roman" w:cs="Times New Roman"/>
                <w:szCs w:val="26"/>
              </w:rPr>
            </w:pPr>
            <w:r>
              <w:rPr>
                <w:rFonts w:eastAsia="Times New Roman" w:cs="Times New Roman"/>
                <w:szCs w:val="26"/>
              </w:rPr>
              <w:t>12a. Nếu thông tin nhập hoặc số tiền thanh toán không đúng thì kết thúc</w:t>
            </w:r>
          </w:p>
          <w:p w14:paraId="7550D190" w14:textId="77777777" w:rsidR="00E932DA" w:rsidRDefault="00E932DA">
            <w:pPr>
              <w:spacing w:line="240" w:lineRule="auto"/>
              <w:rPr>
                <w:rFonts w:eastAsia="Times New Roman" w:cs="Times New Roman"/>
                <w:szCs w:val="26"/>
              </w:rPr>
            </w:pPr>
            <w:r>
              <w:rPr>
                <w:rFonts w:eastAsia="Times New Roman" w:cs="Times New Roman"/>
                <w:szCs w:val="26"/>
              </w:rPr>
              <w:lastRenderedPageBreak/>
              <w:t>13a. Nếu hệ thống lưu không thành công thì hiển thị thông báo “ lưu không thành công và kết thúc.</w:t>
            </w:r>
          </w:p>
        </w:tc>
      </w:tr>
      <w:tr w:rsidR="00E932DA" w14:paraId="4D3D0948"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A2C887"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Business rules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3C799"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3B68BEF9" w14:textId="77777777">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9DAAF"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74902"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3C7329DA" w14:textId="22C4B631" w:rsidR="00E932DA" w:rsidRDefault="00E932DA">
      <w:pPr>
        <w:spacing w:line="240" w:lineRule="auto"/>
        <w:rPr>
          <w:rFonts w:eastAsia="Times New Roman" w:cs="Times New Roman"/>
          <w:szCs w:val="26"/>
        </w:rPr>
      </w:pPr>
    </w:p>
    <w:p w14:paraId="6F8E302B" w14:textId="5CE8E33F" w:rsidR="00AC178B" w:rsidRDefault="00AC178B">
      <w:pPr>
        <w:spacing w:line="240" w:lineRule="auto"/>
        <w:rPr>
          <w:rFonts w:eastAsia="Times New Roman" w:cs="Times New Roman"/>
          <w:szCs w:val="26"/>
        </w:rPr>
      </w:pPr>
      <w:r>
        <w:rPr>
          <w:rFonts w:eastAsia="Times New Roman" w:cs="Times New Roman"/>
          <w:szCs w:val="26"/>
        </w:rPr>
        <w:t xml:space="preserve">Sơ đồ hoạt động </w:t>
      </w:r>
    </w:p>
    <w:p w14:paraId="5B5CF3CE" w14:textId="77777777" w:rsidR="003648D2" w:rsidRDefault="00AC178B" w:rsidP="003648D2">
      <w:pPr>
        <w:keepNext/>
        <w:spacing w:line="240" w:lineRule="auto"/>
      </w:pPr>
      <w:r>
        <w:rPr>
          <w:rFonts w:eastAsia="Times New Roman" w:cs="Times New Roman"/>
          <w:noProof/>
          <w:szCs w:val="26"/>
        </w:rPr>
        <w:drawing>
          <wp:inline distT="0" distB="0" distL="0" distR="0" wp14:anchorId="5C66011A" wp14:editId="2D511CFC">
            <wp:extent cx="4885322" cy="6689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ểu đồ không có tiêu đề-tạo hóa đơn nhập hàng.jpg"/>
                    <pic:cNvPicPr/>
                  </pic:nvPicPr>
                  <pic:blipFill>
                    <a:blip r:embed="rId22">
                      <a:extLst>
                        <a:ext uri="{28A0092B-C50C-407E-A947-70E740481C1C}">
                          <a14:useLocalDpi xmlns:a14="http://schemas.microsoft.com/office/drawing/2010/main" val="0"/>
                        </a:ext>
                      </a:extLst>
                    </a:blip>
                    <a:stretch>
                      <a:fillRect/>
                    </a:stretch>
                  </pic:blipFill>
                  <pic:spPr>
                    <a:xfrm>
                      <a:off x="0" y="0"/>
                      <a:ext cx="4893349" cy="6700643"/>
                    </a:xfrm>
                    <a:prstGeom prst="rect">
                      <a:avLst/>
                    </a:prstGeom>
                  </pic:spPr>
                </pic:pic>
              </a:graphicData>
            </a:graphic>
          </wp:inline>
        </w:drawing>
      </w:r>
    </w:p>
    <w:p w14:paraId="6D62CC70" w14:textId="26409289" w:rsidR="00AC178B" w:rsidRDefault="003648D2" w:rsidP="003648D2">
      <w:pPr>
        <w:pStyle w:val="Caption"/>
        <w:rPr>
          <w:rFonts w:eastAsia="Times New Roman" w:cs="Times New Roman"/>
          <w:szCs w:val="26"/>
        </w:rPr>
      </w:pPr>
      <w:r>
        <w:t xml:space="preserve">Hình  </w:t>
      </w:r>
      <w:fldSimple w:instr=" SEQ Hình_ \* ARABIC ">
        <w:r>
          <w:rPr>
            <w:noProof/>
          </w:rPr>
          <w:t>11</w:t>
        </w:r>
      </w:fldSimple>
    </w:p>
    <w:p w14:paraId="29197068" w14:textId="7620EE00" w:rsidR="00E932DA" w:rsidRDefault="00E932DA">
      <w:pPr>
        <w:spacing w:after="280" w:line="240" w:lineRule="auto"/>
        <w:rPr>
          <w:rFonts w:eastAsia="Times New Roman" w:cs="Times New Roman"/>
          <w:b/>
          <w:color w:val="000000"/>
          <w:szCs w:val="26"/>
        </w:rPr>
      </w:pPr>
    </w:p>
    <w:tbl>
      <w:tblPr>
        <w:tblW w:w="9713" w:type="dxa"/>
        <w:tblLayout w:type="fixed"/>
        <w:tblLook w:val="0400" w:firstRow="0" w:lastRow="0" w:firstColumn="0" w:lastColumn="0" w:noHBand="0" w:noVBand="1"/>
      </w:tblPr>
      <w:tblGrid>
        <w:gridCol w:w="2320"/>
        <w:gridCol w:w="7393"/>
      </w:tblGrid>
      <w:tr w:rsidR="00E932DA" w14:paraId="38C5016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A01F3"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45299BA6"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4F702" w14:textId="77777777" w:rsidR="00E932DA" w:rsidRDefault="00E932DA">
            <w:pPr>
              <w:spacing w:line="240" w:lineRule="auto"/>
              <w:rPr>
                <w:rFonts w:eastAsia="Times New Roman" w:cs="Times New Roman"/>
                <w:szCs w:val="26"/>
              </w:rPr>
            </w:pPr>
            <w:r>
              <w:rPr>
                <w:rFonts w:eastAsia="Times New Roman" w:cs="Times New Roman"/>
                <w:szCs w:val="26"/>
              </w:rPr>
              <w:t>3.2</w:t>
            </w:r>
          </w:p>
        </w:tc>
      </w:tr>
      <w:tr w:rsidR="00E932DA" w14:paraId="437D18B7"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3F262"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76068040"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311C1" w14:textId="77777777" w:rsidR="00E932DA" w:rsidRDefault="00E932DA">
            <w:pPr>
              <w:spacing w:line="240" w:lineRule="auto"/>
              <w:rPr>
                <w:rFonts w:eastAsia="Times New Roman" w:cs="Times New Roman"/>
                <w:szCs w:val="26"/>
              </w:rPr>
            </w:pPr>
            <w:r>
              <w:rPr>
                <w:rFonts w:eastAsia="Times New Roman" w:cs="Times New Roman"/>
                <w:szCs w:val="26"/>
              </w:rPr>
              <w:t>Sửa hóa đơn nhập hàng</w:t>
            </w:r>
          </w:p>
        </w:tc>
      </w:tr>
      <w:tr w:rsidR="00E932DA" w14:paraId="478B2614"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A0B35"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34FCCB38" w14:textId="77777777" w:rsidR="00E932DA" w:rsidRDefault="00E932DA">
            <w:pPr>
              <w:spacing w:after="0" w:line="240" w:lineRule="auto"/>
              <w:rPr>
                <w:rFonts w:eastAsia="Times New Roman" w:cs="Times New Roman"/>
                <w:szCs w:val="26"/>
              </w:rPr>
            </w:pP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CEA73"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hàng, tôi muốn sửa thông tin của hóa đơn nhập hàng</w:t>
            </w:r>
          </w:p>
        </w:tc>
      </w:tr>
      <w:tr w:rsidR="00E932DA" w14:paraId="421A98D2"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A11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192D5"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2353947D"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586E9"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54B38"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009AA85D"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43DAD"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EED83" w14:textId="77777777" w:rsidR="00E932DA" w:rsidRDefault="00E932DA">
            <w:pPr>
              <w:spacing w:line="240" w:lineRule="auto"/>
              <w:rPr>
                <w:rFonts w:eastAsia="Times New Roman" w:cs="Times New Roman"/>
                <w:szCs w:val="26"/>
              </w:rPr>
            </w:pPr>
            <w:r>
              <w:rPr>
                <w:rFonts w:eastAsia="Times New Roman" w:cs="Times New Roman"/>
                <w:color w:val="000000"/>
                <w:szCs w:val="26"/>
              </w:rPr>
              <w:t>Chủ cửa hàng chọn chức năng sửa hóa đơn nhập hàng</w:t>
            </w:r>
          </w:p>
        </w:tc>
      </w:tr>
      <w:tr w:rsidR="00E932DA" w14:paraId="7763DD0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9AF4F"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73407" w14:textId="77777777" w:rsidR="00E932DA" w:rsidRDefault="00E932DA" w:rsidP="00DB1A4E">
            <w:pPr>
              <w:numPr>
                <w:ilvl w:val="0"/>
                <w:numId w:val="6"/>
              </w:numPr>
              <w:spacing w:line="240" w:lineRule="auto"/>
              <w:jc w:val="left"/>
              <w:rPr>
                <w:rFonts w:eastAsia="Times New Roman" w:cs="Times New Roman"/>
                <w:color w:val="000000"/>
                <w:szCs w:val="26"/>
              </w:rPr>
            </w:pPr>
            <w:r>
              <w:rPr>
                <w:rFonts w:eastAsia="Times New Roman" w:cs="Times New Roman"/>
                <w:color w:val="000000"/>
                <w:szCs w:val="26"/>
              </w:rPr>
              <w:t>Hóa đơn nhập hàng đã tạo trước đó.</w:t>
            </w:r>
          </w:p>
        </w:tc>
      </w:tr>
      <w:tr w:rsidR="00E932DA" w14:paraId="4D31DBA0"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3A312"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3CCAB" w14:textId="77777777" w:rsidR="00E932DA" w:rsidRDefault="00E932DA" w:rsidP="00DB1A4E">
            <w:pPr>
              <w:numPr>
                <w:ilvl w:val="0"/>
                <w:numId w:val="8"/>
              </w:numPr>
              <w:spacing w:after="0" w:line="240" w:lineRule="auto"/>
              <w:jc w:val="left"/>
              <w:rPr>
                <w:rFonts w:eastAsia="Times New Roman" w:cs="Times New Roman"/>
                <w:color w:val="000000"/>
                <w:szCs w:val="26"/>
              </w:rPr>
            </w:pPr>
            <w:r>
              <w:rPr>
                <w:rFonts w:eastAsia="Times New Roman" w:cs="Times New Roman"/>
                <w:color w:val="000000"/>
                <w:szCs w:val="26"/>
              </w:rPr>
              <w:t>Hóa đơn nhập hàng được cập nhật với các thay đổi cần thiết</w:t>
            </w:r>
          </w:p>
          <w:p w14:paraId="3D3FA1E0" w14:textId="77777777" w:rsidR="00E932DA" w:rsidRDefault="00E932DA" w:rsidP="00DB1A4E">
            <w:pPr>
              <w:numPr>
                <w:ilvl w:val="0"/>
                <w:numId w:val="8"/>
              </w:numPr>
              <w:spacing w:after="0" w:line="240" w:lineRule="auto"/>
              <w:jc w:val="left"/>
              <w:rPr>
                <w:rFonts w:eastAsia="Times New Roman" w:cs="Times New Roman"/>
                <w:color w:val="000000"/>
                <w:szCs w:val="26"/>
              </w:rPr>
            </w:pPr>
            <w:r>
              <w:rPr>
                <w:rFonts w:eastAsia="Times New Roman" w:cs="Times New Roman"/>
                <w:color w:val="000000"/>
                <w:szCs w:val="26"/>
              </w:rPr>
              <w:t>Các khoản phải trả được cập nhật (nếu có thay đổi về số tiền)</w:t>
            </w:r>
          </w:p>
        </w:tc>
      </w:tr>
      <w:tr w:rsidR="00E932DA" w14:paraId="3DE7B7D6"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36D62"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7FD6D"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Chủ cửa hàng xác định hóa đơn nhập hàng cần sửa đổi.</w:t>
            </w:r>
          </w:p>
          <w:p w14:paraId="24D21A9D"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Hệ thống mở hóa đơn nhập hàng cần sửa ở chế độ xem chi tiết.</w:t>
            </w:r>
          </w:p>
          <w:p w14:paraId="2B53AE9C"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Chủ cửa hàng thực hiện các sửa đổi cần thiết.</w:t>
            </w:r>
          </w:p>
          <w:p w14:paraId="445E6BA4"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Lưu thông tin sửa đổi.</w:t>
            </w:r>
          </w:p>
          <w:p w14:paraId="75544BAA" w14:textId="77777777" w:rsidR="00E932DA" w:rsidRDefault="00E932DA" w:rsidP="00DB1A4E">
            <w:pPr>
              <w:numPr>
                <w:ilvl w:val="0"/>
                <w:numId w:val="10"/>
              </w:numPr>
              <w:spacing w:line="240" w:lineRule="auto"/>
              <w:jc w:val="left"/>
              <w:rPr>
                <w:rFonts w:eastAsia="Times New Roman" w:cs="Times New Roman"/>
                <w:color w:val="000000"/>
                <w:szCs w:val="26"/>
              </w:rPr>
            </w:pPr>
            <w:r>
              <w:rPr>
                <w:rFonts w:eastAsia="Times New Roman" w:cs="Times New Roman"/>
                <w:color w:val="000000"/>
                <w:szCs w:val="26"/>
              </w:rPr>
              <w:t>Hệ thống ghi nhận lại lịch sửa đổi.</w:t>
            </w:r>
          </w:p>
        </w:tc>
      </w:tr>
      <w:tr w:rsidR="00E932DA" w14:paraId="5D7D5583"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468FA"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C2FA9"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785CD079"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66ABE"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9C0EF" w14:textId="77777777" w:rsidR="00E932DA" w:rsidRDefault="00E932DA">
            <w:pPr>
              <w:spacing w:line="240" w:lineRule="auto"/>
              <w:rPr>
                <w:rFonts w:eastAsia="Times New Roman" w:cs="Times New Roman"/>
                <w:szCs w:val="26"/>
              </w:rPr>
            </w:pPr>
            <w:r>
              <w:rPr>
                <w:rFonts w:eastAsia="Times New Roman" w:cs="Times New Roman"/>
                <w:szCs w:val="26"/>
              </w:rPr>
              <w:t>3a. Nếu các thông tin cần sửa không có quyền sửa thì thông báo “thông tin không được phép sửa” và kết thúc</w:t>
            </w:r>
          </w:p>
          <w:p w14:paraId="6DEB565B" w14:textId="77777777" w:rsidR="00E932DA" w:rsidRDefault="00E932DA">
            <w:pPr>
              <w:spacing w:line="240" w:lineRule="auto"/>
              <w:rPr>
                <w:rFonts w:eastAsia="Times New Roman" w:cs="Times New Roman"/>
                <w:szCs w:val="26"/>
              </w:rPr>
            </w:pPr>
            <w:r>
              <w:rPr>
                <w:rFonts w:eastAsia="Times New Roman" w:cs="Times New Roman"/>
                <w:szCs w:val="26"/>
              </w:rPr>
              <w:t>4a. Nếu hệ thống lưu không thành công thì hiển thị thông báo “ lưu không thành công” và kết thúc.</w:t>
            </w:r>
          </w:p>
        </w:tc>
      </w:tr>
      <w:tr w:rsidR="00E932DA" w14:paraId="19B61641"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6B60F"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319EA"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6C996F77" w14:textId="77777777">
        <w:tc>
          <w:tcPr>
            <w:tcW w:w="23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072D5"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2508F"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55560930" w14:textId="082A9694" w:rsidR="00E932DA" w:rsidRDefault="00E3261C">
      <w:pPr>
        <w:spacing w:after="0" w:line="240" w:lineRule="auto"/>
        <w:rPr>
          <w:rFonts w:eastAsia="Times New Roman" w:cs="Times New Roman"/>
          <w:szCs w:val="26"/>
        </w:rPr>
      </w:pPr>
      <w:r>
        <w:rPr>
          <w:rFonts w:eastAsia="Times New Roman" w:cs="Times New Roman"/>
          <w:szCs w:val="26"/>
        </w:rPr>
        <w:t>Sơ đồ hoạt động:</w:t>
      </w:r>
    </w:p>
    <w:p w14:paraId="7465C358" w14:textId="77777777" w:rsidR="003648D2" w:rsidRDefault="00E3261C" w:rsidP="003648D2">
      <w:pPr>
        <w:keepNext/>
        <w:spacing w:after="280" w:line="240" w:lineRule="auto"/>
      </w:pPr>
      <w:r>
        <w:rPr>
          <w:rFonts w:eastAsia="Times New Roman" w:cs="Times New Roman"/>
          <w:b/>
          <w:noProof/>
          <w:color w:val="000000"/>
          <w:szCs w:val="26"/>
        </w:rPr>
        <w:lastRenderedPageBreak/>
        <w:drawing>
          <wp:inline distT="0" distB="0" distL="0" distR="0" wp14:anchorId="3230ECFE" wp14:editId="4B50F795">
            <wp:extent cx="4867275" cy="3914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ểu đồ không có tiêu đề-xóa hóa đơn nhập hàng.jpg"/>
                    <pic:cNvPicPr/>
                  </pic:nvPicPr>
                  <pic:blipFill>
                    <a:blip r:embed="rId23">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60AB5213" w14:textId="7F9EEB19" w:rsidR="00E932DA" w:rsidRDefault="003648D2" w:rsidP="003648D2">
      <w:pPr>
        <w:pStyle w:val="Caption"/>
        <w:rPr>
          <w:rFonts w:eastAsia="Times New Roman" w:cs="Times New Roman"/>
          <w:b/>
          <w:color w:val="000000"/>
          <w:szCs w:val="26"/>
        </w:rPr>
      </w:pPr>
      <w:r>
        <w:t xml:space="preserve">Hình  </w:t>
      </w:r>
      <w:fldSimple w:instr=" SEQ Hình_ \* ARABIC ">
        <w:r>
          <w:rPr>
            <w:noProof/>
          </w:rPr>
          <w:t>12</w:t>
        </w:r>
      </w:fldSimple>
    </w:p>
    <w:tbl>
      <w:tblPr>
        <w:tblW w:w="9713" w:type="dxa"/>
        <w:tblLayout w:type="fixed"/>
        <w:tblLook w:val="0400" w:firstRow="0" w:lastRow="0" w:firstColumn="0" w:lastColumn="0" w:noHBand="0" w:noVBand="1"/>
      </w:tblPr>
      <w:tblGrid>
        <w:gridCol w:w="2258"/>
        <w:gridCol w:w="7455"/>
      </w:tblGrid>
      <w:tr w:rsidR="00E932DA" w14:paraId="6CF19A84"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8825D"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552DECFF"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E9C9DA" w14:textId="77777777" w:rsidR="00E932DA" w:rsidRDefault="00E932DA">
            <w:pPr>
              <w:spacing w:line="240" w:lineRule="auto"/>
              <w:rPr>
                <w:rFonts w:eastAsia="Times New Roman" w:cs="Times New Roman"/>
                <w:szCs w:val="26"/>
              </w:rPr>
            </w:pPr>
            <w:r>
              <w:rPr>
                <w:rFonts w:eastAsia="Times New Roman" w:cs="Times New Roman"/>
                <w:szCs w:val="26"/>
              </w:rPr>
              <w:t>3.3</w:t>
            </w:r>
          </w:p>
        </w:tc>
      </w:tr>
      <w:tr w:rsidR="00E932DA" w14:paraId="6C758801"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1B07E"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209C930A"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1A221" w14:textId="77777777" w:rsidR="00E932DA" w:rsidRDefault="00E932DA">
            <w:pPr>
              <w:spacing w:line="240" w:lineRule="auto"/>
              <w:rPr>
                <w:rFonts w:eastAsia="Times New Roman" w:cs="Times New Roman"/>
                <w:szCs w:val="26"/>
              </w:rPr>
            </w:pPr>
            <w:r>
              <w:rPr>
                <w:rFonts w:eastAsia="Times New Roman" w:cs="Times New Roman"/>
                <w:szCs w:val="26"/>
              </w:rPr>
              <w:t>Xóa hóa đơn nhập hàng</w:t>
            </w:r>
          </w:p>
        </w:tc>
      </w:tr>
      <w:tr w:rsidR="00E932DA" w14:paraId="388D07CA"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F7B28"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4554A3D8" w14:textId="77777777" w:rsidR="00E932DA" w:rsidRDefault="00E932DA">
            <w:pPr>
              <w:spacing w:after="0" w:line="240" w:lineRule="auto"/>
              <w:rPr>
                <w:rFonts w:eastAsia="Times New Roman" w:cs="Times New Roman"/>
                <w:szCs w:val="26"/>
              </w:rPr>
            </w:pP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E681D" w14:textId="77777777" w:rsidR="00E932DA" w:rsidRDefault="00E932DA">
            <w:pPr>
              <w:spacing w:line="240" w:lineRule="auto"/>
              <w:rPr>
                <w:rFonts w:eastAsia="Times New Roman" w:cs="Times New Roman"/>
                <w:szCs w:val="26"/>
              </w:rPr>
            </w:pPr>
            <w:r>
              <w:rPr>
                <w:rFonts w:eastAsia="Times New Roman" w:cs="Times New Roman"/>
                <w:color w:val="000000"/>
                <w:szCs w:val="26"/>
              </w:rPr>
              <w:t>Là chủ cửa hàng, tôi muốn xóa thông tin hóa đơn nhập hàng.</w:t>
            </w:r>
          </w:p>
        </w:tc>
      </w:tr>
      <w:tr w:rsidR="00E932DA" w14:paraId="400533C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08F67"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A0CAE" w14:textId="77777777" w:rsidR="00E932DA" w:rsidRDefault="00E932DA">
            <w:pPr>
              <w:spacing w:line="240" w:lineRule="auto"/>
              <w:rPr>
                <w:rFonts w:eastAsia="Times New Roman" w:cs="Times New Roman"/>
                <w:szCs w:val="26"/>
              </w:rPr>
            </w:pPr>
            <w:r>
              <w:rPr>
                <w:rFonts w:eastAsia="Times New Roman" w:cs="Times New Roman"/>
                <w:szCs w:val="26"/>
              </w:rPr>
              <w:t>Chủ cửa hàng</w:t>
            </w:r>
          </w:p>
        </w:tc>
      </w:tr>
      <w:tr w:rsidR="00E932DA" w14:paraId="6067D744"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FEE20" w14:textId="77777777" w:rsidR="00E932DA" w:rsidRDefault="00E932DA">
            <w:pPr>
              <w:spacing w:line="240" w:lineRule="auto"/>
              <w:rPr>
                <w:rFonts w:eastAsia="Times New Roman" w:cs="Times New Roman"/>
                <w:szCs w:val="26"/>
              </w:rPr>
            </w:pPr>
            <w:r>
              <w:rPr>
                <w:rFonts w:eastAsia="Times New Roman" w:cs="Times New Roman"/>
                <w:color w:val="000000"/>
                <w:szCs w:val="26"/>
              </w:rPr>
              <w:t>Priority</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F0821"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7C6D8EA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A4085"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9E89D" w14:textId="77777777" w:rsidR="00E932DA" w:rsidRDefault="00E932DA">
            <w:pPr>
              <w:spacing w:line="240" w:lineRule="auto"/>
              <w:rPr>
                <w:rFonts w:eastAsia="Times New Roman" w:cs="Times New Roman"/>
                <w:szCs w:val="26"/>
              </w:rPr>
            </w:pPr>
            <w:r>
              <w:rPr>
                <w:rFonts w:eastAsia="Times New Roman" w:cs="Times New Roman"/>
                <w:color w:val="000000"/>
                <w:szCs w:val="26"/>
              </w:rPr>
              <w:t>Chủ cửa hàng chọn mở chức năng xóa hóa đơn nhập hàng</w:t>
            </w:r>
          </w:p>
        </w:tc>
      </w:tr>
      <w:tr w:rsidR="00E932DA" w14:paraId="1E8AE102"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65850"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6BF05" w14:textId="77777777" w:rsidR="00E932DA" w:rsidRDefault="00E932DA" w:rsidP="00DB1A4E">
            <w:pPr>
              <w:numPr>
                <w:ilvl w:val="0"/>
                <w:numId w:val="9"/>
              </w:numPr>
              <w:spacing w:line="240" w:lineRule="auto"/>
              <w:jc w:val="left"/>
              <w:rPr>
                <w:rFonts w:eastAsia="Times New Roman" w:cs="Times New Roman"/>
                <w:color w:val="000000"/>
                <w:szCs w:val="26"/>
              </w:rPr>
            </w:pPr>
            <w:r>
              <w:rPr>
                <w:rFonts w:eastAsia="Times New Roman" w:cs="Times New Roman"/>
                <w:color w:val="000000"/>
                <w:szCs w:val="26"/>
              </w:rPr>
              <w:t>Hóa đơn nhập hàng cần xóa đã được tạo trong hệ thống.</w:t>
            </w:r>
          </w:p>
        </w:tc>
      </w:tr>
      <w:tr w:rsidR="00E932DA" w14:paraId="169DBCB3"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6DA6C"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65320" w14:textId="77777777" w:rsidR="00E932DA" w:rsidRDefault="00E932DA" w:rsidP="00DB1A4E">
            <w:pPr>
              <w:numPr>
                <w:ilvl w:val="0"/>
                <w:numId w:val="11"/>
              </w:numPr>
              <w:spacing w:after="0" w:line="240" w:lineRule="auto"/>
              <w:jc w:val="left"/>
              <w:rPr>
                <w:rFonts w:eastAsia="Times New Roman" w:cs="Times New Roman"/>
                <w:color w:val="000000"/>
                <w:szCs w:val="26"/>
              </w:rPr>
            </w:pPr>
            <w:r>
              <w:rPr>
                <w:rFonts w:eastAsia="Times New Roman" w:cs="Times New Roman"/>
                <w:color w:val="000000"/>
                <w:szCs w:val="26"/>
              </w:rPr>
              <w:t>Hóa đơn nhập hàng bị xóa khỏi hệ thống.</w:t>
            </w:r>
          </w:p>
          <w:p w14:paraId="61BFD00F" w14:textId="77777777" w:rsidR="00E932DA" w:rsidRDefault="00E932DA" w:rsidP="00DB1A4E">
            <w:pPr>
              <w:numPr>
                <w:ilvl w:val="0"/>
                <w:numId w:val="11"/>
              </w:numPr>
              <w:spacing w:after="0" w:line="240" w:lineRule="auto"/>
              <w:jc w:val="left"/>
              <w:rPr>
                <w:rFonts w:eastAsia="Times New Roman" w:cs="Times New Roman"/>
                <w:color w:val="000000"/>
                <w:szCs w:val="26"/>
              </w:rPr>
            </w:pPr>
            <w:r>
              <w:rPr>
                <w:rFonts w:eastAsia="Times New Roman" w:cs="Times New Roman"/>
                <w:color w:val="000000"/>
                <w:szCs w:val="26"/>
              </w:rPr>
              <w:t>Cập nhật lại số lượng hàng hóa ở kho.</w:t>
            </w:r>
          </w:p>
        </w:tc>
      </w:tr>
      <w:tr w:rsidR="00E932DA" w14:paraId="4BFBB96E"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CCC0F"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D3BA8"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Chủ cửa hàng xác định hóa đơn nhập hàng cần xóa.</w:t>
            </w:r>
          </w:p>
          <w:p w14:paraId="49B67E90"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Hệ thống gửi thông báo xác nhận đến chủ cửa hàng.</w:t>
            </w:r>
          </w:p>
          <w:p w14:paraId="79222EAE"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Chủ cửa hàng xác nhận và phê duyệt</w:t>
            </w:r>
          </w:p>
          <w:p w14:paraId="2F65B748"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Hệ thống xóa hóa đơn nhập hàng ra khỏi cơ sở dữ liệu hóa đơn nhập hàng.</w:t>
            </w:r>
          </w:p>
          <w:p w14:paraId="6C35188D" w14:textId="77777777" w:rsidR="00E932DA" w:rsidRDefault="00E932DA" w:rsidP="00DB1A4E">
            <w:pPr>
              <w:numPr>
                <w:ilvl w:val="0"/>
                <w:numId w:val="12"/>
              </w:numPr>
              <w:spacing w:line="240" w:lineRule="auto"/>
              <w:jc w:val="left"/>
              <w:rPr>
                <w:rFonts w:eastAsia="Times New Roman" w:cs="Times New Roman"/>
                <w:color w:val="000000"/>
                <w:szCs w:val="26"/>
              </w:rPr>
            </w:pPr>
            <w:r>
              <w:rPr>
                <w:rFonts w:eastAsia="Times New Roman" w:cs="Times New Roman"/>
                <w:color w:val="000000"/>
                <w:szCs w:val="26"/>
              </w:rPr>
              <w:t>Hệ thống ghi nhận lại lịch sử xóa.</w:t>
            </w:r>
          </w:p>
        </w:tc>
      </w:tr>
      <w:tr w:rsidR="00E932DA" w14:paraId="6482DC25"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5937F"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Alternative flows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81D24"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460C382F"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47121"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4B1DD" w14:textId="77777777" w:rsidR="00E932DA" w:rsidRDefault="00E932DA">
            <w:pPr>
              <w:spacing w:line="240" w:lineRule="auto"/>
              <w:rPr>
                <w:rFonts w:eastAsia="Times New Roman" w:cs="Times New Roman"/>
                <w:szCs w:val="26"/>
              </w:rPr>
            </w:pPr>
            <w:r>
              <w:rPr>
                <w:rFonts w:eastAsia="Times New Roman" w:cs="Times New Roman"/>
                <w:szCs w:val="26"/>
              </w:rPr>
              <w:t>3a. nếu chủ cửa hàng không xác nhận và phê duyệt thì hiển thị thông báo”yêu cầu không được thực hiện” và kết thúc.</w:t>
            </w:r>
          </w:p>
          <w:p w14:paraId="3E1851F0" w14:textId="77777777" w:rsidR="00E932DA" w:rsidRDefault="00E932DA">
            <w:pPr>
              <w:spacing w:line="240" w:lineRule="auto"/>
              <w:rPr>
                <w:rFonts w:eastAsia="Times New Roman" w:cs="Times New Roman"/>
                <w:szCs w:val="26"/>
              </w:rPr>
            </w:pPr>
            <w:r>
              <w:rPr>
                <w:rFonts w:eastAsia="Times New Roman" w:cs="Times New Roman"/>
                <w:szCs w:val="26"/>
              </w:rPr>
              <w:t>4a. nếu có lỗi trong khi xóa thì hiển thị thông báo “ xảy ra lỗi trong quá trình thực hiện” và kết thúc.</w:t>
            </w:r>
          </w:p>
        </w:tc>
      </w:tr>
      <w:tr w:rsidR="00E932DA" w14:paraId="376479EC"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42E4D"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127E6"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42BB3AE2" w14:textId="77777777">
        <w:tc>
          <w:tcPr>
            <w:tcW w:w="2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624A2"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822C9"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23CEBCFB" w14:textId="3001C0A5" w:rsidR="00E932DA" w:rsidRDefault="00E3261C">
      <w:pPr>
        <w:spacing w:after="0" w:line="240" w:lineRule="auto"/>
        <w:rPr>
          <w:rFonts w:eastAsia="Times New Roman" w:cs="Times New Roman"/>
          <w:szCs w:val="26"/>
        </w:rPr>
      </w:pPr>
      <w:r>
        <w:rPr>
          <w:rFonts w:eastAsia="Times New Roman" w:cs="Times New Roman"/>
          <w:szCs w:val="26"/>
        </w:rPr>
        <w:t>Sơ đồ hoạt động:</w:t>
      </w:r>
    </w:p>
    <w:p w14:paraId="24D7EB6D" w14:textId="77777777" w:rsidR="003648D2" w:rsidRDefault="00E3261C" w:rsidP="003648D2">
      <w:pPr>
        <w:keepNext/>
        <w:spacing w:after="0" w:line="240" w:lineRule="auto"/>
      </w:pPr>
      <w:r>
        <w:rPr>
          <w:rFonts w:eastAsia="Times New Roman" w:cs="Times New Roman"/>
          <w:noProof/>
          <w:szCs w:val="26"/>
        </w:rPr>
        <w:drawing>
          <wp:inline distT="0" distB="0" distL="0" distR="0" wp14:anchorId="73A7D146" wp14:editId="3C6D5346">
            <wp:extent cx="4867275" cy="3914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ểu đồ không có tiêu đề-xóa hóa đơn nhập hàng.jpg"/>
                    <pic:cNvPicPr/>
                  </pic:nvPicPr>
                  <pic:blipFill>
                    <a:blip r:embed="rId23">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4D34AA98" w14:textId="25AF6F18" w:rsidR="00E932DA" w:rsidRDefault="003648D2" w:rsidP="003648D2">
      <w:pPr>
        <w:pStyle w:val="Caption"/>
        <w:rPr>
          <w:rFonts w:eastAsia="Times New Roman" w:cs="Times New Roman"/>
          <w:szCs w:val="26"/>
        </w:rPr>
      </w:pPr>
      <w:r>
        <w:t xml:space="preserve">Hình  </w:t>
      </w:r>
      <w:fldSimple w:instr=" SEQ Hình_ \* ARABIC ">
        <w:r>
          <w:rPr>
            <w:noProof/>
          </w:rPr>
          <w:t>13</w:t>
        </w:r>
      </w:fldSimple>
    </w:p>
    <w:p w14:paraId="78817902" w14:textId="01F5DD62" w:rsidR="00E932DA" w:rsidRDefault="00E3261C" w:rsidP="00E3261C">
      <w:pPr>
        <w:pStyle w:val="Heading2"/>
        <w:rPr>
          <w:rFonts w:eastAsia="Times New Roman"/>
        </w:rPr>
      </w:pPr>
      <w:bookmarkStart w:id="12" w:name="_Toc166210409"/>
      <w:r>
        <w:rPr>
          <w:rFonts w:eastAsia="Times New Roman"/>
        </w:rPr>
        <w:t>Đặc tả use case quản lý xuất kho</w:t>
      </w:r>
      <w:bookmarkEnd w:id="12"/>
    </w:p>
    <w:tbl>
      <w:tblPr>
        <w:tblW w:w="0" w:type="auto"/>
        <w:tblCellMar>
          <w:top w:w="15" w:type="dxa"/>
          <w:left w:w="15" w:type="dxa"/>
          <w:bottom w:w="15" w:type="dxa"/>
          <w:right w:w="15" w:type="dxa"/>
        </w:tblCellMar>
        <w:tblLook w:val="04A0" w:firstRow="1" w:lastRow="0" w:firstColumn="1" w:lastColumn="0" w:noHBand="0" w:noVBand="1"/>
      </w:tblPr>
      <w:tblGrid>
        <w:gridCol w:w="2378"/>
        <w:gridCol w:w="6639"/>
      </w:tblGrid>
      <w:tr w:rsidR="00E3261C" w:rsidRPr="00E3261C" w14:paraId="332E9F86"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B9BE0" w14:textId="77777777" w:rsidR="00E3261C" w:rsidRPr="00E3261C" w:rsidRDefault="00E3261C" w:rsidP="00E3261C">
            <w:r w:rsidRPr="00E3261C">
              <w:t>Use case ID</w:t>
            </w:r>
          </w:p>
          <w:p w14:paraId="0FE790C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A092B" w14:textId="77777777" w:rsidR="00E3261C" w:rsidRPr="00E3261C" w:rsidRDefault="00E3261C" w:rsidP="00E3261C">
            <w:r w:rsidRPr="00E3261C">
              <w:t>4.1</w:t>
            </w:r>
          </w:p>
        </w:tc>
      </w:tr>
      <w:tr w:rsidR="00E3261C" w:rsidRPr="00E3261C" w14:paraId="3380D23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A968C" w14:textId="77777777" w:rsidR="00E3261C" w:rsidRPr="00E3261C" w:rsidRDefault="00E3261C" w:rsidP="00E3261C">
            <w:r w:rsidRPr="00E3261C">
              <w:t>Use case name</w:t>
            </w:r>
          </w:p>
          <w:p w14:paraId="115E3B8C"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F36A9" w14:textId="77777777" w:rsidR="00E3261C" w:rsidRPr="00E3261C" w:rsidRDefault="00E3261C" w:rsidP="00E3261C">
            <w:r w:rsidRPr="00E3261C">
              <w:t>Tạo hóa đơn xuất hàng</w:t>
            </w:r>
          </w:p>
        </w:tc>
      </w:tr>
      <w:tr w:rsidR="00E3261C" w:rsidRPr="00E3261C" w14:paraId="0C335BBE"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CE270" w14:textId="77777777" w:rsidR="00E3261C" w:rsidRPr="00E3261C" w:rsidRDefault="00E3261C" w:rsidP="00E3261C">
            <w:r w:rsidRPr="00E3261C">
              <w:t>Description</w:t>
            </w:r>
          </w:p>
          <w:p w14:paraId="3957E2D1"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536C7" w14:textId="77777777" w:rsidR="00E3261C" w:rsidRPr="00E3261C" w:rsidRDefault="00E3261C" w:rsidP="00E3261C">
            <w:r w:rsidRPr="00E3261C">
              <w:t>Là chủ cửa hàng, tôi muốn tạo hóa đơn xuất hàng</w:t>
            </w:r>
          </w:p>
        </w:tc>
      </w:tr>
      <w:tr w:rsidR="00E3261C" w:rsidRPr="00E3261C" w14:paraId="3AB8B1B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34DC9" w14:textId="77777777" w:rsidR="00E3261C" w:rsidRPr="00E3261C" w:rsidRDefault="00E3261C" w:rsidP="00E3261C">
            <w:r w:rsidRPr="00E3261C">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BCF9D" w14:textId="77777777" w:rsidR="00E3261C" w:rsidRPr="00E3261C" w:rsidRDefault="00E3261C" w:rsidP="00E3261C">
            <w:r w:rsidRPr="00E3261C">
              <w:t>Chủ cửa hàng</w:t>
            </w:r>
          </w:p>
        </w:tc>
      </w:tr>
      <w:tr w:rsidR="00E3261C" w:rsidRPr="00E3261C" w14:paraId="1FDA399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5D6A6" w14:textId="77777777" w:rsidR="00E3261C" w:rsidRPr="00E3261C" w:rsidRDefault="00E3261C" w:rsidP="00E3261C">
            <w:r w:rsidRPr="00E3261C">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8881A" w14:textId="77777777" w:rsidR="00E3261C" w:rsidRPr="00E3261C" w:rsidRDefault="00E3261C" w:rsidP="00E3261C">
            <w:r w:rsidRPr="00E3261C">
              <w:t>High</w:t>
            </w:r>
          </w:p>
        </w:tc>
      </w:tr>
      <w:tr w:rsidR="00E3261C" w:rsidRPr="00E3261C" w14:paraId="56087980"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F4DA4"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3783" w14:textId="77777777" w:rsidR="00E3261C" w:rsidRPr="00E3261C" w:rsidRDefault="00E3261C" w:rsidP="00E3261C">
            <w:r w:rsidRPr="00E3261C">
              <w:t>Chủ cửa hàng chọn chức năng tạo hóa đơn xuất hàng</w:t>
            </w:r>
          </w:p>
        </w:tc>
      </w:tr>
      <w:tr w:rsidR="00E3261C" w:rsidRPr="00E3261C" w14:paraId="6CC0540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A0655"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1B4C2" w14:textId="77777777" w:rsidR="00E3261C" w:rsidRPr="00E3261C" w:rsidRDefault="00E3261C" w:rsidP="00DB1A4E">
            <w:pPr>
              <w:numPr>
                <w:ilvl w:val="0"/>
                <w:numId w:val="17"/>
              </w:numPr>
            </w:pPr>
            <w:r w:rsidRPr="00E3261C">
              <w:t>Hàng hóa được đảm bảo và đủ số lượng.</w:t>
            </w:r>
          </w:p>
        </w:tc>
      </w:tr>
      <w:tr w:rsidR="00E3261C" w:rsidRPr="00E3261C" w14:paraId="5FB08846" w14:textId="77777777" w:rsidTr="00E3261C">
        <w:trPr>
          <w:trHeight w:val="8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BEA2"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F1801" w14:textId="77777777" w:rsidR="00E3261C" w:rsidRPr="00E3261C" w:rsidRDefault="00E3261C" w:rsidP="00DB1A4E">
            <w:pPr>
              <w:numPr>
                <w:ilvl w:val="0"/>
                <w:numId w:val="18"/>
              </w:numPr>
            </w:pPr>
            <w:r w:rsidRPr="00E3261C">
              <w:t>Hóa đơn xuất hàng được tạo</w:t>
            </w:r>
          </w:p>
          <w:p w14:paraId="5858BF52" w14:textId="77777777" w:rsidR="00E3261C" w:rsidRPr="00E3261C" w:rsidRDefault="00E3261C" w:rsidP="00DB1A4E">
            <w:pPr>
              <w:numPr>
                <w:ilvl w:val="0"/>
                <w:numId w:val="18"/>
              </w:numPr>
            </w:pPr>
            <w:r w:rsidRPr="00E3261C">
              <w:t>Thông tin hóa đơn xuất hàng được lưu vào hệ thống</w:t>
            </w:r>
          </w:p>
        </w:tc>
      </w:tr>
      <w:tr w:rsidR="00E3261C" w:rsidRPr="00E3261C" w14:paraId="01BC8A0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8DD51"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F37E1" w14:textId="77777777" w:rsidR="00E3261C" w:rsidRPr="00E3261C" w:rsidRDefault="00E3261C" w:rsidP="00DB1A4E">
            <w:pPr>
              <w:numPr>
                <w:ilvl w:val="0"/>
                <w:numId w:val="19"/>
              </w:numPr>
            </w:pPr>
            <w:r w:rsidRPr="00E3261C">
              <w:t>Chủ cửa hàng chọn chức năng tạo hóa đơn xuất hàng.</w:t>
            </w:r>
          </w:p>
          <w:p w14:paraId="690F8934" w14:textId="77777777" w:rsidR="00E3261C" w:rsidRPr="00E3261C" w:rsidRDefault="00E3261C" w:rsidP="00DB1A4E">
            <w:pPr>
              <w:numPr>
                <w:ilvl w:val="0"/>
                <w:numId w:val="19"/>
              </w:numPr>
            </w:pPr>
            <w:r w:rsidRPr="00E3261C">
              <w:t>Chủ cửa hàng xuất mã đơn của đơn hàng.</w:t>
            </w:r>
          </w:p>
          <w:p w14:paraId="140F8143" w14:textId="77777777" w:rsidR="00E3261C" w:rsidRPr="00E3261C" w:rsidRDefault="00E3261C" w:rsidP="00DB1A4E">
            <w:pPr>
              <w:numPr>
                <w:ilvl w:val="0"/>
                <w:numId w:val="19"/>
              </w:numPr>
            </w:pPr>
            <w:r w:rsidRPr="00E3261C">
              <w:t>Hệ thống kiểm tra mã đơn đặt hàng mua.</w:t>
            </w:r>
          </w:p>
          <w:p w14:paraId="31DE9400" w14:textId="77777777" w:rsidR="00E3261C" w:rsidRPr="00E3261C" w:rsidRDefault="00E3261C" w:rsidP="00DB1A4E">
            <w:pPr>
              <w:numPr>
                <w:ilvl w:val="0"/>
                <w:numId w:val="19"/>
              </w:numPr>
            </w:pPr>
            <w:r w:rsidRPr="00E3261C">
              <w:t>Chủ cửa hàng kiểm tra chất lượng và số lượng.</w:t>
            </w:r>
          </w:p>
          <w:p w14:paraId="42E0815E" w14:textId="77777777" w:rsidR="00E3261C" w:rsidRPr="00E3261C" w:rsidRDefault="00E3261C" w:rsidP="00DB1A4E">
            <w:pPr>
              <w:numPr>
                <w:ilvl w:val="0"/>
                <w:numId w:val="19"/>
              </w:numPr>
            </w:pPr>
            <w:r w:rsidRPr="00E3261C">
              <w:t>Chủ cửa hàng xuất tên khách hàng</w:t>
            </w:r>
          </w:p>
          <w:p w14:paraId="39CFC3EC" w14:textId="77777777" w:rsidR="00E3261C" w:rsidRPr="00E3261C" w:rsidRDefault="00E3261C" w:rsidP="00DB1A4E">
            <w:pPr>
              <w:numPr>
                <w:ilvl w:val="0"/>
                <w:numId w:val="19"/>
              </w:numPr>
            </w:pPr>
            <w:r w:rsidRPr="00E3261C">
              <w:t>Chủ cửa hàng xuất mã đơn hàng mua</w:t>
            </w:r>
          </w:p>
          <w:p w14:paraId="729C073A" w14:textId="77777777" w:rsidR="00E3261C" w:rsidRPr="00E3261C" w:rsidRDefault="00E3261C" w:rsidP="00DB1A4E">
            <w:pPr>
              <w:numPr>
                <w:ilvl w:val="0"/>
                <w:numId w:val="19"/>
              </w:numPr>
            </w:pPr>
            <w:r w:rsidRPr="00E3261C">
              <w:t>Chủ cửa hàng xuất Tên hàng hóa xuất</w:t>
            </w:r>
          </w:p>
          <w:p w14:paraId="66CE3BBF" w14:textId="77777777" w:rsidR="00E3261C" w:rsidRPr="00E3261C" w:rsidRDefault="00E3261C" w:rsidP="00DB1A4E">
            <w:pPr>
              <w:numPr>
                <w:ilvl w:val="0"/>
                <w:numId w:val="19"/>
              </w:numPr>
            </w:pPr>
            <w:r w:rsidRPr="00E3261C">
              <w:t>Chủ cửa hàng xuất Số lượng xuất </w:t>
            </w:r>
          </w:p>
          <w:p w14:paraId="10D6FC03" w14:textId="77777777" w:rsidR="00E3261C" w:rsidRPr="00E3261C" w:rsidRDefault="00E3261C" w:rsidP="00DB1A4E">
            <w:pPr>
              <w:numPr>
                <w:ilvl w:val="0"/>
                <w:numId w:val="19"/>
              </w:numPr>
            </w:pPr>
            <w:r w:rsidRPr="00E3261C">
              <w:t>Chủ cửa hàng xuất Ngày xuất hàng</w:t>
            </w:r>
          </w:p>
          <w:p w14:paraId="228EA89A" w14:textId="77777777" w:rsidR="00E3261C" w:rsidRPr="00E3261C" w:rsidRDefault="00E3261C" w:rsidP="00DB1A4E">
            <w:pPr>
              <w:numPr>
                <w:ilvl w:val="0"/>
                <w:numId w:val="19"/>
              </w:numPr>
            </w:pPr>
            <w:r w:rsidRPr="00E3261C">
              <w:t>Hệ thống tính toán số tiền cần thanh toán dựa trên thông tin đơn hàng đã xuất </w:t>
            </w:r>
          </w:p>
          <w:p w14:paraId="55E6E78C" w14:textId="77777777" w:rsidR="00E3261C" w:rsidRPr="00E3261C" w:rsidRDefault="00E3261C" w:rsidP="00DB1A4E">
            <w:pPr>
              <w:numPr>
                <w:ilvl w:val="0"/>
                <w:numId w:val="19"/>
              </w:numPr>
            </w:pPr>
            <w:r w:rsidRPr="00E3261C">
              <w:t>Chủ cửa hàng kiểm tra hóa đơn trước khi xuất.</w:t>
            </w:r>
          </w:p>
          <w:p w14:paraId="164DCA44" w14:textId="77777777" w:rsidR="00E3261C" w:rsidRPr="00E3261C" w:rsidRDefault="00E3261C" w:rsidP="00DB1A4E">
            <w:pPr>
              <w:numPr>
                <w:ilvl w:val="0"/>
                <w:numId w:val="19"/>
              </w:numPr>
            </w:pPr>
            <w:r w:rsidRPr="00E3261C">
              <w:t>Lưu hóa đơn vào hệ thống.</w:t>
            </w:r>
          </w:p>
          <w:p w14:paraId="41555577" w14:textId="77777777" w:rsidR="00E3261C" w:rsidRPr="00E3261C" w:rsidRDefault="00E3261C" w:rsidP="00DB1A4E">
            <w:pPr>
              <w:numPr>
                <w:ilvl w:val="0"/>
                <w:numId w:val="19"/>
              </w:numPr>
            </w:pPr>
            <w:r w:rsidRPr="00E3261C">
              <w:t>Xuất hóa đơn nhập hàng.</w:t>
            </w:r>
          </w:p>
        </w:tc>
      </w:tr>
      <w:tr w:rsidR="00E3261C" w:rsidRPr="00E3261C" w14:paraId="3B1AD28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6FEB0" w14:textId="77777777" w:rsidR="00E3261C" w:rsidRPr="00E3261C" w:rsidRDefault="00E3261C" w:rsidP="00E3261C">
            <w:r w:rsidRPr="00E3261C">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573DD" w14:textId="77777777" w:rsidR="00E3261C" w:rsidRPr="00E3261C" w:rsidRDefault="00E3261C" w:rsidP="00E3261C">
            <w:r w:rsidRPr="00E3261C">
              <w:t>N/A</w:t>
            </w:r>
          </w:p>
        </w:tc>
      </w:tr>
      <w:tr w:rsidR="00E3261C" w:rsidRPr="00E3261C" w14:paraId="7E581A5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B7ECE"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C5EAE" w14:textId="77777777" w:rsidR="00E3261C" w:rsidRPr="00E3261C" w:rsidRDefault="00E3261C" w:rsidP="00E3261C">
            <w:r w:rsidRPr="00E3261C">
              <w:t>3a. Nếu mã đơn đặt hàng mua không trùng khớp thì hiển thị thông báo” mã mua hàng không tồn tại” và kết thúc.</w:t>
            </w:r>
          </w:p>
          <w:p w14:paraId="40991BBE" w14:textId="77777777" w:rsidR="00E3261C" w:rsidRPr="00E3261C" w:rsidRDefault="00E3261C" w:rsidP="00E3261C">
            <w:r w:rsidRPr="00E3261C">
              <w:t>4a. Nếu số lượng hoặc chất lượng không đảm bảo thì kết thúc.</w:t>
            </w:r>
          </w:p>
          <w:p w14:paraId="4CCA1C64" w14:textId="77777777" w:rsidR="00E3261C" w:rsidRPr="00E3261C" w:rsidRDefault="00E3261C" w:rsidP="00E3261C">
            <w:r w:rsidRPr="00E3261C">
              <w:t>12a. Nếu thông tin nhập hoặc số tiền thanh toán không đúng thì kết thúc</w:t>
            </w:r>
          </w:p>
          <w:p w14:paraId="00B01667" w14:textId="77777777" w:rsidR="00E3261C" w:rsidRPr="00E3261C" w:rsidRDefault="00E3261C" w:rsidP="00E3261C">
            <w:r w:rsidRPr="00E3261C">
              <w:t>13a. Nếu hệ thống lưu không thành công thì hiển thị thông báo “ lưu không thành công” và kết thúc.</w:t>
            </w:r>
          </w:p>
        </w:tc>
      </w:tr>
      <w:tr w:rsidR="00E3261C" w:rsidRPr="00E3261C" w14:paraId="6326126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8AE1E"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80CE" w14:textId="77777777" w:rsidR="00E3261C" w:rsidRPr="00E3261C" w:rsidRDefault="00E3261C" w:rsidP="00E3261C">
            <w:r w:rsidRPr="00E3261C">
              <w:t>N/A</w:t>
            </w:r>
          </w:p>
        </w:tc>
      </w:tr>
      <w:tr w:rsidR="00E3261C" w:rsidRPr="00E3261C" w14:paraId="5F76675D"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C389B" w14:textId="77777777" w:rsidR="00E3261C" w:rsidRPr="00E3261C" w:rsidRDefault="00E3261C" w:rsidP="00E3261C">
            <w:r w:rsidRPr="00E3261C">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46793" w14:textId="77777777" w:rsidR="00E3261C" w:rsidRPr="00E3261C" w:rsidRDefault="00E3261C" w:rsidP="00E3261C">
            <w:r w:rsidRPr="00E3261C">
              <w:t>N/A</w:t>
            </w:r>
          </w:p>
        </w:tc>
      </w:tr>
    </w:tbl>
    <w:p w14:paraId="5C684974" w14:textId="21DB3950" w:rsidR="00E3261C" w:rsidRDefault="00E3261C" w:rsidP="00E3261C">
      <w:r>
        <w:lastRenderedPageBreak/>
        <w:t>Sơ đồ hoạt động:</w:t>
      </w:r>
    </w:p>
    <w:p w14:paraId="02EBBC55" w14:textId="77777777" w:rsidR="003648D2" w:rsidRDefault="00E3261C" w:rsidP="003648D2">
      <w:pPr>
        <w:keepNext/>
      </w:pPr>
      <w:r>
        <w:rPr>
          <w:noProof/>
        </w:rPr>
        <w:drawing>
          <wp:inline distT="0" distB="0" distL="0" distR="0" wp14:anchorId="742DE43B" wp14:editId="56DC8441">
            <wp:extent cx="5090877" cy="697112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 Nhóm-Page-6.jpg"/>
                    <pic:cNvPicPr/>
                  </pic:nvPicPr>
                  <pic:blipFill>
                    <a:blip r:embed="rId24">
                      <a:extLst>
                        <a:ext uri="{28A0092B-C50C-407E-A947-70E740481C1C}">
                          <a14:useLocalDpi xmlns:a14="http://schemas.microsoft.com/office/drawing/2010/main" val="0"/>
                        </a:ext>
                      </a:extLst>
                    </a:blip>
                    <a:stretch>
                      <a:fillRect/>
                    </a:stretch>
                  </pic:blipFill>
                  <pic:spPr>
                    <a:xfrm>
                      <a:off x="0" y="0"/>
                      <a:ext cx="5096192" cy="6978401"/>
                    </a:xfrm>
                    <a:prstGeom prst="rect">
                      <a:avLst/>
                    </a:prstGeom>
                  </pic:spPr>
                </pic:pic>
              </a:graphicData>
            </a:graphic>
          </wp:inline>
        </w:drawing>
      </w:r>
    </w:p>
    <w:p w14:paraId="72327053" w14:textId="16E2708F" w:rsidR="00E3261C" w:rsidRPr="00E3261C" w:rsidRDefault="003648D2" w:rsidP="003648D2">
      <w:pPr>
        <w:pStyle w:val="Caption"/>
      </w:pPr>
      <w:r>
        <w:t xml:space="preserve">Hình  </w:t>
      </w:r>
      <w:fldSimple w:instr=" SEQ Hình_ \* ARABIC ">
        <w:r>
          <w:rPr>
            <w:noProof/>
          </w:rPr>
          <w:t>14</w:t>
        </w:r>
      </w:fldSimple>
    </w:p>
    <w:tbl>
      <w:tblPr>
        <w:tblW w:w="0" w:type="auto"/>
        <w:tblCellMar>
          <w:top w:w="15" w:type="dxa"/>
          <w:left w:w="15" w:type="dxa"/>
          <w:bottom w:w="15" w:type="dxa"/>
          <w:right w:w="15" w:type="dxa"/>
        </w:tblCellMar>
        <w:tblLook w:val="04A0" w:firstRow="1" w:lastRow="0" w:firstColumn="1" w:lastColumn="0" w:noHBand="0" w:noVBand="1"/>
      </w:tblPr>
      <w:tblGrid>
        <w:gridCol w:w="2405"/>
        <w:gridCol w:w="6612"/>
      </w:tblGrid>
      <w:tr w:rsidR="00E3261C" w:rsidRPr="00E3261C" w14:paraId="153D860E"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6CBD9" w14:textId="77777777" w:rsidR="00E3261C" w:rsidRPr="00E3261C" w:rsidRDefault="00E3261C" w:rsidP="00E3261C">
            <w:r w:rsidRPr="00E3261C">
              <w:t>Use case ID</w:t>
            </w:r>
          </w:p>
          <w:p w14:paraId="7656FC1A"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25B19" w14:textId="77777777" w:rsidR="00E3261C" w:rsidRPr="00E3261C" w:rsidRDefault="00E3261C" w:rsidP="00E3261C">
            <w:r w:rsidRPr="00E3261C">
              <w:t>4.2</w:t>
            </w:r>
          </w:p>
        </w:tc>
      </w:tr>
      <w:tr w:rsidR="00E3261C" w:rsidRPr="00E3261C" w14:paraId="642F140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C94DC" w14:textId="77777777" w:rsidR="00E3261C" w:rsidRPr="00E3261C" w:rsidRDefault="00E3261C" w:rsidP="00E3261C">
            <w:r w:rsidRPr="00E3261C">
              <w:t>Use case name</w:t>
            </w:r>
          </w:p>
          <w:p w14:paraId="38F7C19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ABFDC" w14:textId="77777777" w:rsidR="00E3261C" w:rsidRPr="00E3261C" w:rsidRDefault="00E3261C" w:rsidP="00E3261C">
            <w:r w:rsidRPr="00E3261C">
              <w:lastRenderedPageBreak/>
              <w:t>Sửa hóa đơn xuất hàng</w:t>
            </w:r>
          </w:p>
        </w:tc>
      </w:tr>
      <w:tr w:rsidR="00E3261C" w:rsidRPr="00E3261C" w14:paraId="5A6932A5"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FC706" w14:textId="77777777" w:rsidR="00E3261C" w:rsidRPr="00E3261C" w:rsidRDefault="00E3261C" w:rsidP="00E3261C">
            <w:r w:rsidRPr="00E3261C">
              <w:lastRenderedPageBreak/>
              <w:t>Description</w:t>
            </w:r>
          </w:p>
          <w:p w14:paraId="47232EC2"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5B2CD" w14:textId="77777777" w:rsidR="00E3261C" w:rsidRPr="00E3261C" w:rsidRDefault="00E3261C" w:rsidP="00E3261C">
            <w:r w:rsidRPr="00E3261C">
              <w:t>Là chủ cửa hàng, tôi muốn sửa thông tin của hóa đơn xuất hàng</w:t>
            </w:r>
          </w:p>
        </w:tc>
      </w:tr>
      <w:tr w:rsidR="00E3261C" w:rsidRPr="00E3261C" w14:paraId="1DD57F0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8CB6C" w14:textId="77777777" w:rsidR="00E3261C" w:rsidRPr="00E3261C" w:rsidRDefault="00E3261C" w:rsidP="00E3261C">
            <w:r w:rsidRPr="00E3261C">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09BCB" w14:textId="77777777" w:rsidR="00E3261C" w:rsidRPr="00E3261C" w:rsidRDefault="00E3261C" w:rsidP="00E3261C">
            <w:r w:rsidRPr="00E3261C">
              <w:t>Chủ cửa hàng</w:t>
            </w:r>
          </w:p>
        </w:tc>
      </w:tr>
      <w:tr w:rsidR="00E3261C" w:rsidRPr="00E3261C" w14:paraId="14A8906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6356A" w14:textId="77777777" w:rsidR="00E3261C" w:rsidRPr="00E3261C" w:rsidRDefault="00E3261C" w:rsidP="00E3261C">
            <w:r w:rsidRPr="00E3261C">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BEB24" w14:textId="77777777" w:rsidR="00E3261C" w:rsidRPr="00E3261C" w:rsidRDefault="00E3261C" w:rsidP="00E3261C">
            <w:r w:rsidRPr="00E3261C">
              <w:t>High</w:t>
            </w:r>
          </w:p>
        </w:tc>
      </w:tr>
      <w:tr w:rsidR="00E3261C" w:rsidRPr="00E3261C" w14:paraId="53E084B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9A953"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19510" w14:textId="77777777" w:rsidR="00E3261C" w:rsidRPr="00E3261C" w:rsidRDefault="00E3261C" w:rsidP="00E3261C">
            <w:r w:rsidRPr="00E3261C">
              <w:t>Chủ cửa hàng chọn chức năng sửa hóa đơn xuất hàng</w:t>
            </w:r>
          </w:p>
        </w:tc>
      </w:tr>
      <w:tr w:rsidR="00E3261C" w:rsidRPr="00E3261C" w14:paraId="7519486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F5A22"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1B067" w14:textId="77777777" w:rsidR="00E3261C" w:rsidRPr="00E3261C" w:rsidRDefault="00E3261C" w:rsidP="00DB1A4E">
            <w:pPr>
              <w:numPr>
                <w:ilvl w:val="0"/>
                <w:numId w:val="20"/>
              </w:numPr>
            </w:pPr>
            <w:r w:rsidRPr="00E3261C">
              <w:t>Hóa đơn xuất hàng đã tạo trước đó.</w:t>
            </w:r>
          </w:p>
        </w:tc>
      </w:tr>
      <w:tr w:rsidR="00E3261C" w:rsidRPr="00E3261C" w14:paraId="141F8C45"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B1086"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5C99B" w14:textId="77777777" w:rsidR="00E3261C" w:rsidRPr="00E3261C" w:rsidRDefault="00E3261C" w:rsidP="00DB1A4E">
            <w:pPr>
              <w:numPr>
                <w:ilvl w:val="0"/>
                <w:numId w:val="21"/>
              </w:numPr>
            </w:pPr>
            <w:r w:rsidRPr="00E3261C">
              <w:t>Hóa đơn xuất hàng được cập nhật với các thay đổi cần thiết</w:t>
            </w:r>
          </w:p>
          <w:p w14:paraId="380432D9" w14:textId="77777777" w:rsidR="00E3261C" w:rsidRPr="00E3261C" w:rsidRDefault="00E3261C" w:rsidP="00DB1A4E">
            <w:pPr>
              <w:numPr>
                <w:ilvl w:val="0"/>
                <w:numId w:val="21"/>
              </w:numPr>
            </w:pPr>
            <w:r w:rsidRPr="00E3261C">
              <w:t>Các khoản phải trả được cập nhật (nếu có thay đổi về số tiền)</w:t>
            </w:r>
          </w:p>
        </w:tc>
      </w:tr>
      <w:tr w:rsidR="00E3261C" w:rsidRPr="00E3261C" w14:paraId="30A3E3D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4F9F4"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5B2AC" w14:textId="77777777" w:rsidR="00E3261C" w:rsidRPr="00E3261C" w:rsidRDefault="00E3261C" w:rsidP="00DB1A4E">
            <w:pPr>
              <w:numPr>
                <w:ilvl w:val="0"/>
                <w:numId w:val="22"/>
              </w:numPr>
            </w:pPr>
            <w:r w:rsidRPr="00E3261C">
              <w:t>Chủ cửa hàng xác định hóa đơn xuất hàng cần sửa đổi.</w:t>
            </w:r>
          </w:p>
          <w:p w14:paraId="31A450B2" w14:textId="77777777" w:rsidR="00E3261C" w:rsidRPr="00E3261C" w:rsidRDefault="00E3261C" w:rsidP="00DB1A4E">
            <w:pPr>
              <w:numPr>
                <w:ilvl w:val="0"/>
                <w:numId w:val="22"/>
              </w:numPr>
            </w:pPr>
            <w:r w:rsidRPr="00E3261C">
              <w:t>Hệ thống mở hóa đơn xuất hàng cần sửa ở chế độ xem chi tiết.</w:t>
            </w:r>
          </w:p>
          <w:p w14:paraId="07B878D6" w14:textId="77777777" w:rsidR="00E3261C" w:rsidRPr="00E3261C" w:rsidRDefault="00E3261C" w:rsidP="00DB1A4E">
            <w:pPr>
              <w:numPr>
                <w:ilvl w:val="0"/>
                <w:numId w:val="22"/>
              </w:numPr>
            </w:pPr>
            <w:r w:rsidRPr="00E3261C">
              <w:t>Chủ cửa hàng thực hiện các sửa đổi cần thiết.</w:t>
            </w:r>
          </w:p>
          <w:p w14:paraId="4B0057BF" w14:textId="77777777" w:rsidR="00E3261C" w:rsidRPr="00E3261C" w:rsidRDefault="00E3261C" w:rsidP="00DB1A4E">
            <w:pPr>
              <w:numPr>
                <w:ilvl w:val="0"/>
                <w:numId w:val="22"/>
              </w:numPr>
            </w:pPr>
            <w:r w:rsidRPr="00E3261C">
              <w:t>Lưu thông tin sửa đổi.</w:t>
            </w:r>
          </w:p>
          <w:p w14:paraId="67332874" w14:textId="77777777" w:rsidR="00E3261C" w:rsidRPr="00E3261C" w:rsidRDefault="00E3261C" w:rsidP="00DB1A4E">
            <w:pPr>
              <w:numPr>
                <w:ilvl w:val="0"/>
                <w:numId w:val="22"/>
              </w:numPr>
            </w:pPr>
            <w:r w:rsidRPr="00E3261C">
              <w:t>Hệ thống ghi nhận lại lịch sửa đổi.</w:t>
            </w:r>
          </w:p>
        </w:tc>
      </w:tr>
      <w:tr w:rsidR="00E3261C" w:rsidRPr="00E3261C" w14:paraId="000E4DA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7EEE5" w14:textId="77777777" w:rsidR="00E3261C" w:rsidRPr="00E3261C" w:rsidRDefault="00E3261C" w:rsidP="00E3261C">
            <w:r w:rsidRPr="00E3261C">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4877B" w14:textId="77777777" w:rsidR="00E3261C" w:rsidRPr="00E3261C" w:rsidRDefault="00E3261C" w:rsidP="00E3261C">
            <w:r w:rsidRPr="00E3261C">
              <w:t>N/A</w:t>
            </w:r>
          </w:p>
        </w:tc>
      </w:tr>
      <w:tr w:rsidR="00E3261C" w:rsidRPr="00E3261C" w14:paraId="306AF2C7"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6D770"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3CB9D" w14:textId="77777777" w:rsidR="00E3261C" w:rsidRPr="00E3261C" w:rsidRDefault="00E3261C" w:rsidP="00E3261C">
            <w:r w:rsidRPr="00E3261C">
              <w:t>3a. Nếu các thông tin cần sửa không có quyền sửa thì thông báo “thông tin không được phép sửa” và kết thúc</w:t>
            </w:r>
          </w:p>
          <w:p w14:paraId="25E72B0A" w14:textId="77777777" w:rsidR="00E3261C" w:rsidRPr="00E3261C" w:rsidRDefault="00E3261C" w:rsidP="00E3261C">
            <w:r w:rsidRPr="00E3261C">
              <w:t>4a. Nếu hệ thống lưu không thành công thì hiển thị thông báo “ lưu không thành công” và kết thúc.</w:t>
            </w:r>
          </w:p>
        </w:tc>
      </w:tr>
      <w:tr w:rsidR="00E3261C" w:rsidRPr="00E3261C" w14:paraId="5775CE8D"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09576"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28930" w14:textId="77777777" w:rsidR="00E3261C" w:rsidRPr="00E3261C" w:rsidRDefault="00E3261C" w:rsidP="00E3261C">
            <w:r w:rsidRPr="00E3261C">
              <w:t>N/A</w:t>
            </w:r>
          </w:p>
        </w:tc>
      </w:tr>
      <w:tr w:rsidR="00E3261C" w:rsidRPr="00E3261C" w14:paraId="48DB9053"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1E870" w14:textId="77777777" w:rsidR="00E3261C" w:rsidRPr="00E3261C" w:rsidRDefault="00E3261C" w:rsidP="00E3261C">
            <w:r w:rsidRPr="00E3261C">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EFC22" w14:textId="77777777" w:rsidR="00E3261C" w:rsidRPr="00E3261C" w:rsidRDefault="00E3261C" w:rsidP="00E3261C">
            <w:r w:rsidRPr="00E3261C">
              <w:t>N/A</w:t>
            </w:r>
          </w:p>
        </w:tc>
      </w:tr>
    </w:tbl>
    <w:p w14:paraId="2A3C902D" w14:textId="29169CB7" w:rsidR="00E3261C" w:rsidRDefault="00E3261C" w:rsidP="00E3261C">
      <w:r>
        <w:t>Sơ đồ hoạt động:</w:t>
      </w:r>
    </w:p>
    <w:p w14:paraId="16656ED7" w14:textId="77777777" w:rsidR="003648D2" w:rsidRDefault="00E3261C" w:rsidP="003648D2">
      <w:pPr>
        <w:keepNext/>
      </w:pPr>
      <w:r>
        <w:rPr>
          <w:noProof/>
        </w:rPr>
        <w:lastRenderedPageBreak/>
        <w:drawing>
          <wp:inline distT="0" distB="0" distL="0" distR="0" wp14:anchorId="1F2244C5" wp14:editId="00845068">
            <wp:extent cx="4962525" cy="3819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 Nhóm-Page-7.jpg"/>
                    <pic:cNvPicPr/>
                  </pic:nvPicPr>
                  <pic:blipFill>
                    <a:blip r:embed="rId25">
                      <a:extLst>
                        <a:ext uri="{28A0092B-C50C-407E-A947-70E740481C1C}">
                          <a14:useLocalDpi xmlns:a14="http://schemas.microsoft.com/office/drawing/2010/main" val="0"/>
                        </a:ext>
                      </a:extLst>
                    </a:blip>
                    <a:stretch>
                      <a:fillRect/>
                    </a:stretch>
                  </pic:blipFill>
                  <pic:spPr>
                    <a:xfrm>
                      <a:off x="0" y="0"/>
                      <a:ext cx="4962525" cy="3819525"/>
                    </a:xfrm>
                    <a:prstGeom prst="rect">
                      <a:avLst/>
                    </a:prstGeom>
                  </pic:spPr>
                </pic:pic>
              </a:graphicData>
            </a:graphic>
          </wp:inline>
        </w:drawing>
      </w:r>
    </w:p>
    <w:p w14:paraId="6386F16B" w14:textId="68FB79E6" w:rsidR="00E3261C" w:rsidRPr="00E3261C" w:rsidRDefault="003648D2" w:rsidP="003648D2">
      <w:pPr>
        <w:pStyle w:val="Caption"/>
      </w:pPr>
      <w:r>
        <w:t xml:space="preserve">Hình  </w:t>
      </w:r>
      <w:fldSimple w:instr=" SEQ Hình_ \* ARABIC ">
        <w:r>
          <w:rPr>
            <w:noProof/>
          </w:rPr>
          <w:t>15</w:t>
        </w:r>
      </w:fldSimple>
    </w:p>
    <w:tbl>
      <w:tblPr>
        <w:tblW w:w="0" w:type="auto"/>
        <w:tblCellMar>
          <w:top w:w="15" w:type="dxa"/>
          <w:left w:w="15" w:type="dxa"/>
          <w:bottom w:w="15" w:type="dxa"/>
          <w:right w:w="15" w:type="dxa"/>
        </w:tblCellMar>
        <w:tblLook w:val="04A0" w:firstRow="1" w:lastRow="0" w:firstColumn="1" w:lastColumn="0" w:noHBand="0" w:noVBand="1"/>
      </w:tblPr>
      <w:tblGrid>
        <w:gridCol w:w="2347"/>
        <w:gridCol w:w="6670"/>
      </w:tblGrid>
      <w:tr w:rsidR="00E3261C" w:rsidRPr="00E3261C" w14:paraId="283AC37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3E7E2" w14:textId="77777777" w:rsidR="00E3261C" w:rsidRPr="00E3261C" w:rsidRDefault="00E3261C" w:rsidP="00E3261C">
            <w:r w:rsidRPr="00E3261C">
              <w:t>Use case ID</w:t>
            </w:r>
          </w:p>
          <w:p w14:paraId="2993CBA1"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7A327" w14:textId="77777777" w:rsidR="00E3261C" w:rsidRPr="00E3261C" w:rsidRDefault="00E3261C" w:rsidP="00E3261C">
            <w:r w:rsidRPr="00E3261C">
              <w:t>4.3</w:t>
            </w:r>
          </w:p>
        </w:tc>
      </w:tr>
      <w:tr w:rsidR="00E3261C" w:rsidRPr="00E3261C" w14:paraId="04A6DB8B"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9A430" w14:textId="77777777" w:rsidR="00E3261C" w:rsidRPr="00E3261C" w:rsidRDefault="00E3261C" w:rsidP="00E3261C">
            <w:r w:rsidRPr="00E3261C">
              <w:t>Use case name</w:t>
            </w:r>
          </w:p>
          <w:p w14:paraId="7CCCBE38"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A630D" w14:textId="77777777" w:rsidR="00E3261C" w:rsidRPr="00E3261C" w:rsidRDefault="00E3261C" w:rsidP="00E3261C">
            <w:r w:rsidRPr="00E3261C">
              <w:t>Xóa hóa đơn xuất hàng</w:t>
            </w:r>
          </w:p>
        </w:tc>
      </w:tr>
      <w:tr w:rsidR="00E3261C" w:rsidRPr="00E3261C" w14:paraId="08361D5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1139A" w14:textId="77777777" w:rsidR="00E3261C" w:rsidRPr="00E3261C" w:rsidRDefault="00E3261C" w:rsidP="00E3261C">
            <w:r w:rsidRPr="00E3261C">
              <w:t>Description</w:t>
            </w:r>
          </w:p>
          <w:p w14:paraId="2B99C5F3" w14:textId="77777777" w:rsidR="00E3261C" w:rsidRPr="00E3261C" w:rsidRDefault="00E3261C" w:rsidP="00E3261C"/>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BCE4C" w14:textId="77777777" w:rsidR="00E3261C" w:rsidRPr="00E3261C" w:rsidRDefault="00E3261C" w:rsidP="00E3261C">
            <w:r w:rsidRPr="00E3261C">
              <w:t>Là chủ cửa hàng, tôi muốn xóa thông tin hóa đơn xuất hàng.</w:t>
            </w:r>
          </w:p>
        </w:tc>
      </w:tr>
      <w:tr w:rsidR="00E3261C" w:rsidRPr="00E3261C" w14:paraId="5D8FCF9C"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06361" w14:textId="77777777" w:rsidR="00E3261C" w:rsidRPr="00E3261C" w:rsidRDefault="00E3261C" w:rsidP="00E3261C">
            <w:r w:rsidRPr="00E3261C">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152BC" w14:textId="77777777" w:rsidR="00E3261C" w:rsidRPr="00E3261C" w:rsidRDefault="00E3261C" w:rsidP="00E3261C">
            <w:r w:rsidRPr="00E3261C">
              <w:t>Chủ cửa hàng</w:t>
            </w:r>
          </w:p>
        </w:tc>
      </w:tr>
      <w:tr w:rsidR="00E3261C" w:rsidRPr="00E3261C" w14:paraId="1E5A730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C814A" w14:textId="77777777" w:rsidR="00E3261C" w:rsidRPr="00E3261C" w:rsidRDefault="00E3261C" w:rsidP="00E3261C">
            <w:r w:rsidRPr="00E3261C">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8EA1E" w14:textId="77777777" w:rsidR="00E3261C" w:rsidRPr="00E3261C" w:rsidRDefault="00E3261C" w:rsidP="00E3261C">
            <w:r w:rsidRPr="00E3261C">
              <w:t>High</w:t>
            </w:r>
          </w:p>
        </w:tc>
      </w:tr>
      <w:tr w:rsidR="00E3261C" w:rsidRPr="00E3261C" w14:paraId="457794E1"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B2C82" w14:textId="77777777" w:rsidR="00E3261C" w:rsidRPr="00E3261C" w:rsidRDefault="00E3261C" w:rsidP="00E3261C">
            <w:r w:rsidRPr="00E3261C">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738B7" w14:textId="77777777" w:rsidR="00E3261C" w:rsidRPr="00E3261C" w:rsidRDefault="00E3261C" w:rsidP="00E3261C">
            <w:r w:rsidRPr="00E3261C">
              <w:t>Chủ cửa hàng chọn mở chức năng xóa hóa đơn xuất hàng</w:t>
            </w:r>
          </w:p>
        </w:tc>
      </w:tr>
      <w:tr w:rsidR="00E3261C" w:rsidRPr="00E3261C" w14:paraId="5B39E9A7"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751C2" w14:textId="77777777" w:rsidR="00E3261C" w:rsidRPr="00E3261C" w:rsidRDefault="00E3261C" w:rsidP="00E3261C">
            <w:r w:rsidRPr="00E3261C">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84709" w14:textId="77777777" w:rsidR="00E3261C" w:rsidRPr="00E3261C" w:rsidRDefault="00E3261C" w:rsidP="00DB1A4E">
            <w:pPr>
              <w:numPr>
                <w:ilvl w:val="0"/>
                <w:numId w:val="23"/>
              </w:numPr>
            </w:pPr>
            <w:r w:rsidRPr="00E3261C">
              <w:t>Hóa đơn xuất hàng cần xóa đã được tạo trong hệ thống.</w:t>
            </w:r>
          </w:p>
        </w:tc>
      </w:tr>
      <w:tr w:rsidR="00E3261C" w:rsidRPr="00E3261C" w14:paraId="4FE45BD2"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58D26" w14:textId="77777777" w:rsidR="00E3261C" w:rsidRPr="00E3261C" w:rsidRDefault="00E3261C" w:rsidP="00E3261C">
            <w:r w:rsidRPr="00E3261C">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4D0B5" w14:textId="77777777" w:rsidR="00E3261C" w:rsidRPr="00E3261C" w:rsidRDefault="00E3261C" w:rsidP="00DB1A4E">
            <w:pPr>
              <w:numPr>
                <w:ilvl w:val="0"/>
                <w:numId w:val="24"/>
              </w:numPr>
            </w:pPr>
            <w:r w:rsidRPr="00E3261C">
              <w:t>Hóa đơn xuất hàng bị xóa khỏi hệ thống.</w:t>
            </w:r>
          </w:p>
          <w:p w14:paraId="29878ACB" w14:textId="77777777" w:rsidR="00E3261C" w:rsidRPr="00E3261C" w:rsidRDefault="00E3261C" w:rsidP="00DB1A4E">
            <w:pPr>
              <w:numPr>
                <w:ilvl w:val="0"/>
                <w:numId w:val="24"/>
              </w:numPr>
            </w:pPr>
            <w:r w:rsidRPr="00E3261C">
              <w:t>Cập nhật lại số lượng hàng hóa ở kho.</w:t>
            </w:r>
          </w:p>
        </w:tc>
      </w:tr>
      <w:tr w:rsidR="00E3261C" w:rsidRPr="00E3261C" w14:paraId="2C09C9A8"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6B79" w14:textId="77777777" w:rsidR="00E3261C" w:rsidRPr="00E3261C" w:rsidRDefault="00E3261C" w:rsidP="00E3261C">
            <w:r w:rsidRPr="00E3261C">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EAED0" w14:textId="77777777" w:rsidR="00E3261C" w:rsidRPr="00E3261C" w:rsidRDefault="00E3261C" w:rsidP="00DB1A4E">
            <w:pPr>
              <w:numPr>
                <w:ilvl w:val="0"/>
                <w:numId w:val="25"/>
              </w:numPr>
            </w:pPr>
            <w:r w:rsidRPr="00E3261C">
              <w:t>Chủ cửa hàng xác định hóa đơn xuất hàng cần xóa.</w:t>
            </w:r>
          </w:p>
          <w:p w14:paraId="396541B2" w14:textId="77777777" w:rsidR="00E3261C" w:rsidRPr="00E3261C" w:rsidRDefault="00E3261C" w:rsidP="00DB1A4E">
            <w:pPr>
              <w:numPr>
                <w:ilvl w:val="0"/>
                <w:numId w:val="25"/>
              </w:numPr>
            </w:pPr>
            <w:r w:rsidRPr="00E3261C">
              <w:t>Hệ thống gửi thông báo xác nhận đến chủ cửa hàng.</w:t>
            </w:r>
          </w:p>
          <w:p w14:paraId="7C962539" w14:textId="77777777" w:rsidR="00E3261C" w:rsidRPr="00E3261C" w:rsidRDefault="00E3261C" w:rsidP="00DB1A4E">
            <w:pPr>
              <w:numPr>
                <w:ilvl w:val="0"/>
                <w:numId w:val="25"/>
              </w:numPr>
            </w:pPr>
            <w:r w:rsidRPr="00E3261C">
              <w:lastRenderedPageBreak/>
              <w:t>Chủ cửa hàng xác nhận và phê duyệt</w:t>
            </w:r>
          </w:p>
          <w:p w14:paraId="271EFA90" w14:textId="77777777" w:rsidR="00E3261C" w:rsidRPr="00E3261C" w:rsidRDefault="00E3261C" w:rsidP="00DB1A4E">
            <w:pPr>
              <w:numPr>
                <w:ilvl w:val="0"/>
                <w:numId w:val="25"/>
              </w:numPr>
            </w:pPr>
            <w:r w:rsidRPr="00E3261C">
              <w:t>Hệ thống xóa hóa đơn xuất hàng ra khỏi cơ sở dữ liệu hóa đơn xuất hàng.</w:t>
            </w:r>
          </w:p>
          <w:p w14:paraId="6A7F2DB8" w14:textId="77777777" w:rsidR="00E3261C" w:rsidRPr="00E3261C" w:rsidRDefault="00E3261C" w:rsidP="00DB1A4E">
            <w:pPr>
              <w:numPr>
                <w:ilvl w:val="0"/>
                <w:numId w:val="25"/>
              </w:numPr>
            </w:pPr>
            <w:r w:rsidRPr="00E3261C">
              <w:t>Hệ thống ghi nhận lại lịch sử xóa.</w:t>
            </w:r>
          </w:p>
        </w:tc>
      </w:tr>
      <w:tr w:rsidR="00E3261C" w:rsidRPr="00E3261C" w14:paraId="26D86AC4"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F565" w14:textId="77777777" w:rsidR="00E3261C" w:rsidRPr="00E3261C" w:rsidRDefault="00E3261C" w:rsidP="00E3261C">
            <w:r w:rsidRPr="00E3261C">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7E27B" w14:textId="77777777" w:rsidR="00E3261C" w:rsidRPr="00E3261C" w:rsidRDefault="00E3261C" w:rsidP="00E3261C">
            <w:r w:rsidRPr="00E3261C">
              <w:t>N/A</w:t>
            </w:r>
          </w:p>
        </w:tc>
      </w:tr>
      <w:tr w:rsidR="00E3261C" w:rsidRPr="00E3261C" w14:paraId="637D32AF"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4B220" w14:textId="77777777" w:rsidR="00E3261C" w:rsidRPr="00E3261C" w:rsidRDefault="00E3261C" w:rsidP="00E3261C">
            <w:r w:rsidRPr="00E3261C">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2560F" w14:textId="77777777" w:rsidR="00E3261C" w:rsidRPr="00E3261C" w:rsidRDefault="00E3261C" w:rsidP="00E3261C">
            <w:r w:rsidRPr="00E3261C">
              <w:t>3a. nếu chủ cửa hàng không xác nhận và phê duyệt thì hiển thị thông báo”yêu cầu không được thực hiện” và kết thúc.</w:t>
            </w:r>
          </w:p>
          <w:p w14:paraId="0C9C4E86" w14:textId="77777777" w:rsidR="00E3261C" w:rsidRPr="00E3261C" w:rsidRDefault="00E3261C" w:rsidP="00E3261C">
            <w:r w:rsidRPr="00E3261C">
              <w:t>4a. nếu có lỗi trong khi xóa thì hiển thị thông báo “ xảy ra lỗi trong quá trình thực hiện” và kết thúc.</w:t>
            </w:r>
          </w:p>
        </w:tc>
      </w:tr>
      <w:tr w:rsidR="00E3261C" w:rsidRPr="00E3261C" w14:paraId="49D3E9F0"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E52C4" w14:textId="77777777" w:rsidR="00E3261C" w:rsidRPr="00E3261C" w:rsidRDefault="00E3261C" w:rsidP="00E3261C">
            <w:r w:rsidRPr="00E3261C">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A1853" w14:textId="77777777" w:rsidR="00E3261C" w:rsidRPr="00E3261C" w:rsidRDefault="00E3261C" w:rsidP="00E3261C">
            <w:r w:rsidRPr="00E3261C">
              <w:t>N/A</w:t>
            </w:r>
          </w:p>
        </w:tc>
      </w:tr>
      <w:tr w:rsidR="00E3261C" w:rsidRPr="00E3261C" w14:paraId="52892479" w14:textId="77777777" w:rsidTr="00E3261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28875" w14:textId="77777777" w:rsidR="00E3261C" w:rsidRPr="00E3261C" w:rsidRDefault="00E3261C" w:rsidP="00E3261C">
            <w:r w:rsidRPr="00E3261C">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9DC66" w14:textId="77777777" w:rsidR="00E3261C" w:rsidRPr="00E3261C" w:rsidRDefault="00E3261C" w:rsidP="00E3261C">
            <w:r w:rsidRPr="00E3261C">
              <w:t>N/A</w:t>
            </w:r>
          </w:p>
        </w:tc>
      </w:tr>
    </w:tbl>
    <w:p w14:paraId="3457C089" w14:textId="56F4C26F" w:rsidR="00E3261C" w:rsidRDefault="00E3261C" w:rsidP="00E3261C">
      <w:r>
        <w:t xml:space="preserve">Sơ đồ hoạt động: </w:t>
      </w:r>
    </w:p>
    <w:p w14:paraId="19139C0C" w14:textId="77777777" w:rsidR="003648D2" w:rsidRDefault="00E3261C" w:rsidP="003648D2">
      <w:pPr>
        <w:keepNext/>
      </w:pPr>
      <w:r>
        <w:rPr>
          <w:noProof/>
        </w:rPr>
        <w:drawing>
          <wp:inline distT="0" distB="0" distL="0" distR="0" wp14:anchorId="7518EAA4" wp14:editId="60D91E93">
            <wp:extent cx="4867275" cy="3914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 Nhóm-Page-8.jpg"/>
                    <pic:cNvPicPr/>
                  </pic:nvPicPr>
                  <pic:blipFill>
                    <a:blip r:embed="rId26">
                      <a:extLst>
                        <a:ext uri="{28A0092B-C50C-407E-A947-70E740481C1C}">
                          <a14:useLocalDpi xmlns:a14="http://schemas.microsoft.com/office/drawing/2010/main" val="0"/>
                        </a:ext>
                      </a:extLst>
                    </a:blip>
                    <a:stretch>
                      <a:fillRect/>
                    </a:stretch>
                  </pic:blipFill>
                  <pic:spPr>
                    <a:xfrm>
                      <a:off x="0" y="0"/>
                      <a:ext cx="4867275" cy="3914775"/>
                    </a:xfrm>
                    <a:prstGeom prst="rect">
                      <a:avLst/>
                    </a:prstGeom>
                  </pic:spPr>
                </pic:pic>
              </a:graphicData>
            </a:graphic>
          </wp:inline>
        </w:drawing>
      </w:r>
    </w:p>
    <w:p w14:paraId="06D3FC29" w14:textId="5460EDBB" w:rsidR="00E3261C" w:rsidRDefault="003648D2" w:rsidP="003648D2">
      <w:pPr>
        <w:pStyle w:val="Caption"/>
      </w:pPr>
      <w:r>
        <w:t xml:space="preserve">Hình  </w:t>
      </w:r>
      <w:fldSimple w:instr=" SEQ Hình_ \* ARABIC ">
        <w:r>
          <w:rPr>
            <w:noProof/>
          </w:rPr>
          <w:t>16</w:t>
        </w:r>
      </w:fldSimple>
    </w:p>
    <w:p w14:paraId="6D728B92" w14:textId="38450403" w:rsidR="00CD178A" w:rsidRPr="00CD178A" w:rsidRDefault="00CD178A" w:rsidP="00CD178A">
      <w:pPr>
        <w:pStyle w:val="Heading2"/>
      </w:pPr>
      <w:bookmarkStart w:id="13" w:name="_Toc166210410"/>
      <w:r>
        <w:lastRenderedPageBreak/>
        <w:t>Đặc tả use case quản lý khách hàng</w:t>
      </w:r>
      <w:bookmarkEnd w:id="13"/>
    </w:p>
    <w:tbl>
      <w:tblPr>
        <w:tblW w:w="0" w:type="auto"/>
        <w:tblCellMar>
          <w:top w:w="15" w:type="dxa"/>
          <w:left w:w="15" w:type="dxa"/>
          <w:bottom w:w="15" w:type="dxa"/>
          <w:right w:w="15" w:type="dxa"/>
        </w:tblCellMar>
        <w:tblLook w:val="04A0" w:firstRow="1" w:lastRow="0" w:firstColumn="1" w:lastColumn="0" w:noHBand="0" w:noVBand="1"/>
      </w:tblPr>
      <w:tblGrid>
        <w:gridCol w:w="1940"/>
        <w:gridCol w:w="7067"/>
      </w:tblGrid>
      <w:tr w:rsidR="00D9056D" w:rsidRPr="00D9056D" w14:paraId="092A3C88"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31722" w14:textId="77777777" w:rsidR="00D9056D" w:rsidRPr="00D9056D" w:rsidRDefault="00D9056D" w:rsidP="00D9056D">
            <w:r w:rsidRPr="00D9056D">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B6339" w14:textId="77777777" w:rsidR="00D9056D" w:rsidRPr="00D9056D" w:rsidRDefault="00D9056D" w:rsidP="00D9056D">
            <w:r w:rsidRPr="00D9056D">
              <w:t>Use case 5.1</w:t>
            </w:r>
          </w:p>
        </w:tc>
      </w:tr>
      <w:tr w:rsidR="00D9056D" w:rsidRPr="00D9056D" w14:paraId="4A80B164" w14:textId="77777777" w:rsidTr="00D9056D">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D113" w14:textId="77777777" w:rsidR="00D9056D" w:rsidRPr="00D9056D" w:rsidRDefault="00D9056D" w:rsidP="00D9056D">
            <w:r w:rsidRPr="00D9056D">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18B11" w14:textId="77777777" w:rsidR="00D9056D" w:rsidRPr="00D9056D" w:rsidRDefault="00D9056D" w:rsidP="00D9056D">
            <w:r w:rsidRPr="00D9056D">
              <w:t>Thêm khách hàng  </w:t>
            </w:r>
          </w:p>
        </w:tc>
      </w:tr>
      <w:tr w:rsidR="00D9056D" w:rsidRPr="00D9056D" w14:paraId="113CC530" w14:textId="77777777" w:rsidTr="00D9056D">
        <w:trPr>
          <w:trHeight w:val="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2153B" w14:textId="77777777" w:rsidR="00D9056D" w:rsidRPr="00D9056D" w:rsidRDefault="00D9056D" w:rsidP="00D9056D">
            <w:r w:rsidRPr="00D9056D">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5DD0" w14:textId="77777777" w:rsidR="00D9056D" w:rsidRPr="00D9056D" w:rsidRDefault="00D9056D" w:rsidP="00D9056D">
            <w:r w:rsidRPr="00D9056D">
              <w:t>Là chủ cửa hàng, tôi muốn thêm khách hàng </w:t>
            </w:r>
          </w:p>
        </w:tc>
      </w:tr>
      <w:tr w:rsidR="00D9056D" w:rsidRPr="00D9056D" w14:paraId="0AD832AD"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86FF" w14:textId="77777777" w:rsidR="00D9056D" w:rsidRPr="00D9056D" w:rsidRDefault="00D9056D" w:rsidP="00D9056D">
            <w:r w:rsidRPr="00D9056D">
              <w:t>Actors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8C631" w14:textId="77777777" w:rsidR="00D9056D" w:rsidRPr="00D9056D" w:rsidRDefault="00D9056D" w:rsidP="00D9056D">
            <w:r w:rsidRPr="00D9056D">
              <w:t>Chủ cửa hàng </w:t>
            </w:r>
          </w:p>
        </w:tc>
      </w:tr>
      <w:tr w:rsidR="00D9056D" w:rsidRPr="00D9056D" w14:paraId="6F018D4E" w14:textId="77777777" w:rsidTr="00D9056D">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CC767" w14:textId="77777777" w:rsidR="00D9056D" w:rsidRPr="00D9056D" w:rsidRDefault="00D9056D" w:rsidP="00D9056D">
            <w:r w:rsidRPr="00D9056D">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88DF" w14:textId="77777777" w:rsidR="00D9056D" w:rsidRPr="00D9056D" w:rsidRDefault="00D9056D" w:rsidP="00D9056D">
            <w:r w:rsidRPr="00D9056D">
              <w:t>High </w:t>
            </w:r>
          </w:p>
        </w:tc>
      </w:tr>
      <w:tr w:rsidR="00D9056D" w:rsidRPr="00D9056D" w14:paraId="1370E65E" w14:textId="77777777" w:rsidTr="00D9056D">
        <w:trPr>
          <w:trHeight w:val="10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CF51" w14:textId="77777777" w:rsidR="00D9056D" w:rsidRPr="00D9056D" w:rsidRDefault="00D9056D" w:rsidP="00D9056D">
            <w:r w:rsidRPr="00D9056D">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1225" w14:textId="77777777" w:rsidR="00D9056D" w:rsidRPr="00D9056D" w:rsidRDefault="00D9056D" w:rsidP="00D9056D">
            <w:r w:rsidRPr="00D9056D">
              <w:t>Chủ cửa hàng chọn thêm khách hàng </w:t>
            </w:r>
          </w:p>
        </w:tc>
      </w:tr>
      <w:tr w:rsidR="00D9056D" w:rsidRPr="00D9056D" w14:paraId="6C961493" w14:textId="77777777" w:rsidTr="00D9056D">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25E37" w14:textId="77777777" w:rsidR="00D9056D" w:rsidRPr="00D9056D" w:rsidRDefault="00D9056D" w:rsidP="00D9056D">
            <w:r w:rsidRPr="00D9056D">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55B6B" w14:textId="77777777" w:rsidR="00D9056D" w:rsidRPr="00D9056D" w:rsidRDefault="00D9056D" w:rsidP="00DB1A4E">
            <w:pPr>
              <w:numPr>
                <w:ilvl w:val="0"/>
                <w:numId w:val="36"/>
              </w:numPr>
            </w:pPr>
            <w:r w:rsidRPr="00D9056D">
              <w:t>Đăng nhập vào hệ thống với tư cách là chủ cửa hàng</w:t>
            </w:r>
          </w:p>
          <w:p w14:paraId="0230E008" w14:textId="77777777" w:rsidR="00D9056D" w:rsidRPr="00D9056D" w:rsidRDefault="00D9056D" w:rsidP="00DB1A4E">
            <w:pPr>
              <w:numPr>
                <w:ilvl w:val="0"/>
                <w:numId w:val="36"/>
              </w:numPr>
            </w:pPr>
            <w:r w:rsidRPr="00D9056D">
              <w:t>Đơn hàng là đơn hàng trực tiếp</w:t>
            </w:r>
          </w:p>
          <w:p w14:paraId="280F4350" w14:textId="77777777" w:rsidR="00D9056D" w:rsidRPr="00D9056D" w:rsidRDefault="00D9056D" w:rsidP="00D9056D"/>
        </w:tc>
      </w:tr>
      <w:tr w:rsidR="00D9056D" w:rsidRPr="00D9056D" w14:paraId="560F90E1" w14:textId="77777777" w:rsidTr="00D9056D">
        <w:trPr>
          <w:trHeight w:val="10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04B4E" w14:textId="77777777" w:rsidR="00D9056D" w:rsidRPr="00D9056D" w:rsidRDefault="00D9056D" w:rsidP="00D9056D">
            <w:r w:rsidRPr="00D9056D">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CB93" w14:textId="77777777" w:rsidR="00D9056D" w:rsidRPr="00D9056D" w:rsidRDefault="00D9056D" w:rsidP="00D9056D">
            <w:r w:rsidRPr="00D9056D">
              <w:t>Thông tin khách hàng mới hiển thị trên trang web </w:t>
            </w:r>
          </w:p>
        </w:tc>
      </w:tr>
      <w:tr w:rsidR="00D9056D" w:rsidRPr="00D9056D" w14:paraId="10D89816" w14:textId="77777777" w:rsidTr="00D9056D">
        <w:trPr>
          <w:trHeight w:val="4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F6B5" w14:textId="77777777" w:rsidR="00D9056D" w:rsidRPr="00D9056D" w:rsidRDefault="00D9056D" w:rsidP="00D9056D">
            <w:r w:rsidRPr="00D9056D">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57F7" w14:textId="77777777" w:rsidR="00D9056D" w:rsidRPr="00D9056D" w:rsidRDefault="00D9056D" w:rsidP="00D9056D">
            <w:r w:rsidRPr="00D9056D">
              <w:br/>
            </w:r>
          </w:p>
          <w:p w14:paraId="10A9933F" w14:textId="77777777" w:rsidR="00D9056D" w:rsidRPr="00D9056D" w:rsidRDefault="00D9056D" w:rsidP="00DB1A4E">
            <w:pPr>
              <w:numPr>
                <w:ilvl w:val="0"/>
                <w:numId w:val="37"/>
              </w:numPr>
            </w:pPr>
            <w:r w:rsidRPr="00D9056D">
              <w:t>Chủ cửa hàng chọn “Thêm thông tin khách hàng” </w:t>
            </w:r>
          </w:p>
          <w:p w14:paraId="54829CAC" w14:textId="77777777" w:rsidR="00D9056D" w:rsidRPr="00D9056D" w:rsidRDefault="00D9056D" w:rsidP="00DB1A4E">
            <w:pPr>
              <w:numPr>
                <w:ilvl w:val="0"/>
                <w:numId w:val="37"/>
              </w:numPr>
            </w:pPr>
            <w:r w:rsidRPr="00D9056D">
              <w:t>Chủ cửa hàng nhập nhập tên khách hàng</w:t>
            </w:r>
          </w:p>
          <w:p w14:paraId="31C14295" w14:textId="77777777" w:rsidR="00D9056D" w:rsidRPr="00D9056D" w:rsidRDefault="00D9056D" w:rsidP="00DB1A4E">
            <w:pPr>
              <w:numPr>
                <w:ilvl w:val="0"/>
                <w:numId w:val="37"/>
              </w:numPr>
            </w:pPr>
            <w:r w:rsidRPr="00D9056D">
              <w:t>Chủ cửa hàng nhập số điện thoại</w:t>
            </w:r>
          </w:p>
          <w:p w14:paraId="5E242EA3" w14:textId="77777777" w:rsidR="00D9056D" w:rsidRPr="00D9056D" w:rsidRDefault="00D9056D" w:rsidP="00DB1A4E">
            <w:pPr>
              <w:numPr>
                <w:ilvl w:val="0"/>
                <w:numId w:val="37"/>
              </w:numPr>
            </w:pPr>
            <w:r w:rsidRPr="00D9056D">
              <w:t>Chủ cửa hàng nhập địa chỉ.</w:t>
            </w:r>
          </w:p>
          <w:p w14:paraId="2D1DFB42" w14:textId="77777777" w:rsidR="00D9056D" w:rsidRPr="00D9056D" w:rsidRDefault="00D9056D" w:rsidP="00DB1A4E">
            <w:pPr>
              <w:numPr>
                <w:ilvl w:val="0"/>
                <w:numId w:val="37"/>
              </w:numPr>
            </w:pPr>
            <w:r w:rsidRPr="00D9056D">
              <w:t>Chủ cửa hàng chọn “Lưu thông tin khách hàng”</w:t>
            </w:r>
          </w:p>
          <w:p w14:paraId="723CD6DC" w14:textId="77777777" w:rsidR="00D9056D" w:rsidRPr="00D9056D" w:rsidRDefault="00D9056D" w:rsidP="00DB1A4E">
            <w:pPr>
              <w:numPr>
                <w:ilvl w:val="0"/>
                <w:numId w:val="37"/>
              </w:numPr>
            </w:pPr>
            <w:r w:rsidRPr="00D9056D">
              <w:t>Hệ thống hiển thị lưu thông tin khách hàng thành công</w:t>
            </w:r>
          </w:p>
          <w:p w14:paraId="230BA57E" w14:textId="77777777" w:rsidR="00D9056D" w:rsidRPr="00D9056D" w:rsidRDefault="00D9056D" w:rsidP="00DB1A4E">
            <w:pPr>
              <w:numPr>
                <w:ilvl w:val="0"/>
                <w:numId w:val="37"/>
              </w:numPr>
            </w:pPr>
            <w:r w:rsidRPr="00D9056D">
              <w:t>Hệ thống cập nhật thông tin khách hàng</w:t>
            </w:r>
          </w:p>
        </w:tc>
      </w:tr>
      <w:tr w:rsidR="00D9056D" w:rsidRPr="00D9056D" w14:paraId="0AFC6B1D" w14:textId="77777777" w:rsidTr="00D9056D">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3824" w14:textId="77777777" w:rsidR="00D9056D" w:rsidRPr="00D9056D" w:rsidRDefault="00D9056D" w:rsidP="00D9056D">
            <w:r w:rsidRPr="00D9056D">
              <w:lastRenderedPageBreak/>
              <w:t>Alternative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A71A" w14:textId="77777777" w:rsidR="00D9056D" w:rsidRPr="00D9056D" w:rsidRDefault="00D9056D" w:rsidP="00D9056D">
            <w:r w:rsidRPr="00D9056D">
              <w:t>N/A</w:t>
            </w:r>
          </w:p>
        </w:tc>
      </w:tr>
      <w:tr w:rsidR="00D9056D" w:rsidRPr="00D9056D" w14:paraId="35B3B45B" w14:textId="77777777" w:rsidTr="00D9056D">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5E2C6" w14:textId="77777777" w:rsidR="00D9056D" w:rsidRPr="00D9056D" w:rsidRDefault="00D9056D" w:rsidP="00D9056D">
            <w:r w:rsidRPr="00D9056D">
              <w:t>Exception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71FD" w14:textId="77777777" w:rsidR="00D9056D" w:rsidRPr="00D9056D" w:rsidRDefault="00D9056D" w:rsidP="00D9056D">
            <w:r w:rsidRPr="00D9056D">
              <w:t>5a. Nếu đã có thông tin khách hàng đó, hiển thị “ Khách hàng đã tồn tại”, kết thúc</w:t>
            </w:r>
          </w:p>
          <w:p w14:paraId="6A96C941" w14:textId="77777777" w:rsidR="00D9056D" w:rsidRPr="00D9056D" w:rsidRDefault="00D9056D" w:rsidP="00D9056D">
            <w:r w:rsidRPr="00D9056D">
              <w:t>5b.  Nếu hệ thống gặp sự cố, hiển thị “Lỗi! Thử lại sau”, kết thúc</w:t>
            </w:r>
          </w:p>
        </w:tc>
      </w:tr>
    </w:tbl>
    <w:p w14:paraId="349DDA8D" w14:textId="4AB7C859" w:rsidR="00D9056D" w:rsidRDefault="00EB69CA" w:rsidP="00D9056D">
      <w:r>
        <w:t>Sơ đồ hoạt động</w:t>
      </w:r>
      <w:r w:rsidR="00CD178A">
        <w:t>:</w:t>
      </w:r>
      <w:r>
        <w:t xml:space="preserve"> </w:t>
      </w:r>
    </w:p>
    <w:p w14:paraId="23AA21CF" w14:textId="77777777" w:rsidR="003648D2" w:rsidRDefault="00EB69CA" w:rsidP="003648D2">
      <w:pPr>
        <w:keepNext/>
      </w:pPr>
      <w:r>
        <w:rPr>
          <w:noProof/>
        </w:rPr>
        <w:drawing>
          <wp:inline distT="0" distB="0" distL="0" distR="0" wp14:anchorId="489EC67D" wp14:editId="344D9700">
            <wp:extent cx="5185880" cy="63147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5.1.jpg"/>
                    <pic:cNvPicPr/>
                  </pic:nvPicPr>
                  <pic:blipFill>
                    <a:blip r:embed="rId27">
                      <a:extLst>
                        <a:ext uri="{28A0092B-C50C-407E-A947-70E740481C1C}">
                          <a14:useLocalDpi xmlns:a14="http://schemas.microsoft.com/office/drawing/2010/main" val="0"/>
                        </a:ext>
                      </a:extLst>
                    </a:blip>
                    <a:stretch>
                      <a:fillRect/>
                    </a:stretch>
                  </pic:blipFill>
                  <pic:spPr>
                    <a:xfrm>
                      <a:off x="0" y="0"/>
                      <a:ext cx="5189868" cy="6319601"/>
                    </a:xfrm>
                    <a:prstGeom prst="rect">
                      <a:avLst/>
                    </a:prstGeom>
                  </pic:spPr>
                </pic:pic>
              </a:graphicData>
            </a:graphic>
          </wp:inline>
        </w:drawing>
      </w:r>
    </w:p>
    <w:p w14:paraId="26D6141D" w14:textId="269541C6" w:rsidR="00D9056D" w:rsidRPr="00D9056D" w:rsidRDefault="003648D2" w:rsidP="003648D2">
      <w:pPr>
        <w:pStyle w:val="Caption"/>
      </w:pPr>
      <w:r>
        <w:t xml:space="preserve">Hình  </w:t>
      </w:r>
      <w:fldSimple w:instr=" SEQ Hình_ \* ARABIC ">
        <w:r>
          <w:rPr>
            <w:noProof/>
          </w:rPr>
          <w:t>17</w:t>
        </w:r>
      </w:fldSimple>
    </w:p>
    <w:p w14:paraId="0574EE84" w14:textId="1EAD288E" w:rsidR="00E3261C" w:rsidRDefault="00D9056D" w:rsidP="00E3261C">
      <w:pPr>
        <w:pStyle w:val="Heading2"/>
      </w:pPr>
      <w:bookmarkStart w:id="14" w:name="_Toc166210411"/>
      <w:r>
        <w:lastRenderedPageBreak/>
        <w:t>Đặc tả use case thống kê</w:t>
      </w:r>
      <w:bookmarkEnd w:id="14"/>
    </w:p>
    <w:p w14:paraId="73F99784" w14:textId="77777777" w:rsidR="00BF500E" w:rsidRPr="00BF500E" w:rsidRDefault="00BF500E" w:rsidP="00BF500E"/>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26712E3C"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B62FF4" w14:textId="77777777" w:rsidR="00E3261C" w:rsidRPr="00E3261C" w:rsidRDefault="00E3261C" w:rsidP="00E3261C">
            <w:r w:rsidRPr="00E3261C">
              <w:t>Use case ID</w:t>
            </w:r>
          </w:p>
          <w:p w14:paraId="0F5A826E"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4A60D3" w14:textId="77777777" w:rsidR="00E3261C" w:rsidRPr="00E3261C" w:rsidRDefault="00E3261C" w:rsidP="00E3261C">
            <w:r w:rsidRPr="00E3261C">
              <w:t>6.1</w:t>
            </w:r>
          </w:p>
        </w:tc>
      </w:tr>
      <w:tr w:rsidR="00E3261C" w:rsidRPr="00E3261C" w14:paraId="21DDC374"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077462" w14:textId="77777777" w:rsidR="00E3261C" w:rsidRPr="00E3261C" w:rsidRDefault="00E3261C" w:rsidP="00E3261C">
            <w:r w:rsidRPr="00E3261C">
              <w:t>Use case name</w:t>
            </w:r>
          </w:p>
          <w:p w14:paraId="3C08C378"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73FB3B4" w14:textId="77777777" w:rsidR="00E3261C" w:rsidRPr="00E3261C" w:rsidRDefault="00E3261C" w:rsidP="00E3261C">
            <w:r w:rsidRPr="00E3261C">
              <w:t>Thống kê số lượng sản phẩm nhập kho</w:t>
            </w:r>
          </w:p>
        </w:tc>
      </w:tr>
      <w:tr w:rsidR="00E3261C" w:rsidRPr="00E3261C" w14:paraId="172175B2" w14:textId="77777777" w:rsidTr="00E3261C">
        <w:trPr>
          <w:trHeight w:val="666"/>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A0026B" w14:textId="77777777" w:rsidR="00E3261C" w:rsidRPr="00E3261C" w:rsidRDefault="00E3261C" w:rsidP="00E3261C">
            <w:r w:rsidRPr="00E3261C">
              <w:t>Description</w:t>
            </w:r>
          </w:p>
          <w:p w14:paraId="3C89B570"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A02591D" w14:textId="77777777" w:rsidR="00E3261C" w:rsidRPr="00E3261C" w:rsidRDefault="00E3261C" w:rsidP="00E3261C">
            <w:r w:rsidRPr="00E3261C">
              <w:t>Là người dùng, tôi muốn xem số lượng sản phẩm nhập kho</w:t>
            </w:r>
          </w:p>
        </w:tc>
      </w:tr>
      <w:tr w:rsidR="00E3261C" w:rsidRPr="00E3261C" w14:paraId="055DF0B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ACDE11"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7D0190D" w14:textId="77777777" w:rsidR="00E3261C" w:rsidRPr="00E3261C" w:rsidRDefault="00E3261C" w:rsidP="00E3261C">
            <w:r w:rsidRPr="00E3261C">
              <w:t>Chủ cửa hàng</w:t>
            </w:r>
          </w:p>
        </w:tc>
      </w:tr>
      <w:tr w:rsidR="00E3261C" w:rsidRPr="00E3261C" w14:paraId="7B68D64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E7C8EF"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A1464B8" w14:textId="77777777" w:rsidR="00E3261C" w:rsidRPr="00E3261C" w:rsidRDefault="00E3261C" w:rsidP="00E3261C">
            <w:r w:rsidRPr="00E3261C">
              <w:t>High</w:t>
            </w:r>
          </w:p>
        </w:tc>
      </w:tr>
      <w:tr w:rsidR="00E3261C" w:rsidRPr="00E3261C" w14:paraId="3E223B4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F0A612"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E2009BB" w14:textId="77777777" w:rsidR="00E3261C" w:rsidRPr="00E3261C" w:rsidRDefault="00E3261C" w:rsidP="00E3261C">
            <w:r w:rsidRPr="00E3261C">
              <w:t>Người dùng bấm nút “Thống kê số lượng sản phẩm nhập kho”</w:t>
            </w:r>
          </w:p>
        </w:tc>
      </w:tr>
      <w:tr w:rsidR="00E3261C" w:rsidRPr="00E3261C" w14:paraId="2E32A04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47EAC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C07B188" w14:textId="77777777" w:rsidR="00E3261C" w:rsidRPr="00E3261C" w:rsidRDefault="00E3261C" w:rsidP="00E3261C">
            <w:r w:rsidRPr="00E3261C">
              <w:t>Có đơn hàng cần nhập kho</w:t>
            </w:r>
          </w:p>
        </w:tc>
      </w:tr>
      <w:tr w:rsidR="00E3261C" w:rsidRPr="00E3261C" w14:paraId="1A38ADE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3C610B"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263D03F" w14:textId="77777777" w:rsidR="00E3261C" w:rsidRPr="00E3261C" w:rsidRDefault="00E3261C" w:rsidP="00E3261C">
            <w:r w:rsidRPr="00E3261C">
              <w:t xml:space="preserve">Hiển thị số lượng sản phẩm nhập kho </w:t>
            </w:r>
          </w:p>
        </w:tc>
      </w:tr>
      <w:tr w:rsidR="00E3261C" w:rsidRPr="00E3261C" w14:paraId="4540A80B" w14:textId="77777777" w:rsidTr="00E3261C">
        <w:trPr>
          <w:trHeight w:val="20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74F095"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03E404C" w14:textId="77777777" w:rsidR="00E3261C" w:rsidRPr="00E3261C" w:rsidRDefault="00E3261C" w:rsidP="00E3261C">
            <w:r w:rsidRPr="00E3261C">
              <w:t>1.       Chọn chức năng thống kê số lượng sản phẩm nhập kho</w:t>
            </w:r>
          </w:p>
          <w:p w14:paraId="0F3577FB" w14:textId="77777777" w:rsidR="00E3261C" w:rsidRPr="00E3261C" w:rsidRDefault="00E3261C" w:rsidP="00E3261C">
            <w:r w:rsidRPr="00E3261C">
              <w:t>2.       Chọn sản phẩm cần thống kê</w:t>
            </w:r>
          </w:p>
          <w:p w14:paraId="11489FE5" w14:textId="77777777" w:rsidR="00E3261C" w:rsidRPr="00E3261C" w:rsidRDefault="00E3261C" w:rsidP="00E3261C">
            <w:r w:rsidRPr="00E3261C">
              <w:t>3.       Truy vấn dữ liệu theo yêu cầu của chủ cửa hàng</w:t>
            </w:r>
          </w:p>
          <w:p w14:paraId="2A2AC126" w14:textId="77777777" w:rsidR="00E3261C" w:rsidRPr="00E3261C" w:rsidRDefault="00E3261C" w:rsidP="00E3261C">
            <w:r w:rsidRPr="00E3261C">
              <w:t>4.       Hiển thị số lượng nhập kho của sản phẩm</w:t>
            </w:r>
          </w:p>
        </w:tc>
      </w:tr>
      <w:tr w:rsidR="00E3261C" w:rsidRPr="00E3261C" w14:paraId="55CDED3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7B94A5"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C02784E" w14:textId="77777777" w:rsidR="00E3261C" w:rsidRPr="00E3261C" w:rsidRDefault="00E3261C" w:rsidP="00E3261C">
            <w:r w:rsidRPr="00E3261C">
              <w:t>N/A</w:t>
            </w:r>
          </w:p>
        </w:tc>
      </w:tr>
      <w:tr w:rsidR="00E3261C" w:rsidRPr="00E3261C" w14:paraId="393C8F2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11A574"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8052A82"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3BCB4171"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4B868E"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75DDCF" w14:textId="77777777" w:rsidR="00E3261C" w:rsidRPr="00E3261C" w:rsidRDefault="00E3261C" w:rsidP="00E3261C">
            <w:r w:rsidRPr="00E3261C">
              <w:t>N/A</w:t>
            </w:r>
          </w:p>
        </w:tc>
      </w:tr>
      <w:tr w:rsidR="00E3261C" w:rsidRPr="00E3261C" w14:paraId="0EB90889"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9A4D76"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D9A97A9" w14:textId="77777777" w:rsidR="00E3261C" w:rsidRPr="00E3261C" w:rsidRDefault="00E3261C" w:rsidP="00E3261C">
            <w:r w:rsidRPr="00E3261C">
              <w:t>N/A</w:t>
            </w:r>
          </w:p>
        </w:tc>
      </w:tr>
    </w:tbl>
    <w:p w14:paraId="6B8936F3" w14:textId="77777777" w:rsidR="00E3261C" w:rsidRPr="00E3261C" w:rsidRDefault="00E3261C" w:rsidP="00E3261C">
      <w:r w:rsidRPr="00E3261C">
        <w:t>Sơ đồ hoạt động:</w:t>
      </w:r>
    </w:p>
    <w:p w14:paraId="658B592D" w14:textId="77777777" w:rsidR="003648D2" w:rsidRDefault="00E3261C" w:rsidP="003648D2">
      <w:pPr>
        <w:keepNext/>
      </w:pPr>
      <w:r w:rsidRPr="00E3261C">
        <w:rPr>
          <w:noProof/>
        </w:rPr>
        <w:lastRenderedPageBreak/>
        <w:drawing>
          <wp:inline distT="114300" distB="114300" distL="114300" distR="114300" wp14:anchorId="5C38897B" wp14:editId="04E9F6C9">
            <wp:extent cx="5943600" cy="7533564"/>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946235" cy="7536904"/>
                    </a:xfrm>
                    <a:prstGeom prst="rect">
                      <a:avLst/>
                    </a:prstGeom>
                    <a:ln/>
                  </pic:spPr>
                </pic:pic>
              </a:graphicData>
            </a:graphic>
          </wp:inline>
        </w:drawing>
      </w:r>
    </w:p>
    <w:p w14:paraId="0A0DF78D" w14:textId="28B868E1" w:rsidR="00E3261C" w:rsidRPr="00E3261C" w:rsidRDefault="003648D2" w:rsidP="003648D2">
      <w:pPr>
        <w:pStyle w:val="Caption"/>
      </w:pPr>
      <w:r>
        <w:t xml:space="preserve">Hình  </w:t>
      </w:r>
      <w:fldSimple w:instr=" SEQ Hình_ \* ARABIC ">
        <w:r>
          <w:rPr>
            <w:noProof/>
          </w:rPr>
          <w:t>18</w:t>
        </w:r>
      </w:fldSimple>
    </w:p>
    <w:p w14:paraId="54DE85A8" w14:textId="09CEBD9E" w:rsidR="00E3261C" w:rsidRDefault="00E3261C" w:rsidP="00E3261C"/>
    <w:p w14:paraId="5B4CFB1D" w14:textId="684BB507" w:rsidR="00BF500E" w:rsidRDefault="00BF500E" w:rsidP="00E3261C"/>
    <w:p w14:paraId="3B6CC2E2" w14:textId="567D1CCF" w:rsidR="00BF500E" w:rsidRDefault="00BF500E" w:rsidP="00E3261C"/>
    <w:p w14:paraId="18C720B2" w14:textId="2A3E0AEE" w:rsidR="00BF500E" w:rsidRDefault="00BF500E" w:rsidP="00E3261C"/>
    <w:p w14:paraId="29362421" w14:textId="77777777" w:rsidR="00BF500E" w:rsidRPr="00E3261C" w:rsidRDefault="00BF500E" w:rsidP="00E3261C"/>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158AC943"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BA6907" w14:textId="77777777" w:rsidR="00E3261C" w:rsidRPr="00E3261C" w:rsidRDefault="00E3261C" w:rsidP="00E3261C">
            <w:r w:rsidRPr="00E3261C">
              <w:t>Use case ID</w:t>
            </w:r>
          </w:p>
          <w:p w14:paraId="455C1A1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60E6FF" w14:textId="77777777" w:rsidR="00E3261C" w:rsidRPr="00E3261C" w:rsidRDefault="00E3261C" w:rsidP="00E3261C">
            <w:r w:rsidRPr="00E3261C">
              <w:t>6.2</w:t>
            </w:r>
          </w:p>
        </w:tc>
      </w:tr>
      <w:tr w:rsidR="00E3261C" w:rsidRPr="00E3261C" w14:paraId="47DBC667"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57D64D" w14:textId="77777777" w:rsidR="00E3261C" w:rsidRPr="00E3261C" w:rsidRDefault="00E3261C" w:rsidP="00E3261C">
            <w:r w:rsidRPr="00E3261C">
              <w:t>Use case name</w:t>
            </w:r>
          </w:p>
          <w:p w14:paraId="2CC4FBF9"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C035B8C" w14:textId="77777777" w:rsidR="00E3261C" w:rsidRPr="00E3261C" w:rsidRDefault="00E3261C" w:rsidP="00E3261C">
            <w:r w:rsidRPr="00E3261C">
              <w:t>Thống kê số lượng sản phẩm xuất kho</w:t>
            </w:r>
          </w:p>
        </w:tc>
      </w:tr>
      <w:tr w:rsidR="00E3261C" w:rsidRPr="00E3261C" w14:paraId="3BAD478F"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572E44" w14:textId="77777777" w:rsidR="00E3261C" w:rsidRPr="00E3261C" w:rsidRDefault="00E3261C" w:rsidP="00E3261C">
            <w:r w:rsidRPr="00E3261C">
              <w:t>Description</w:t>
            </w:r>
          </w:p>
          <w:p w14:paraId="0C96C02C"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5706D1" w14:textId="77777777" w:rsidR="00E3261C" w:rsidRPr="00E3261C" w:rsidRDefault="00E3261C" w:rsidP="00E3261C">
            <w:r w:rsidRPr="00E3261C">
              <w:t>Là người dùng, tôi muốn xem số lượng sản phẩm xuất kho</w:t>
            </w:r>
          </w:p>
        </w:tc>
      </w:tr>
      <w:tr w:rsidR="00E3261C" w:rsidRPr="00E3261C" w14:paraId="79CCFB27"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9F054E"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9B3855" w14:textId="77777777" w:rsidR="00E3261C" w:rsidRPr="00E3261C" w:rsidRDefault="00E3261C" w:rsidP="00E3261C">
            <w:r w:rsidRPr="00E3261C">
              <w:t>Chủ cửa hàng</w:t>
            </w:r>
          </w:p>
        </w:tc>
      </w:tr>
      <w:tr w:rsidR="00E3261C" w:rsidRPr="00E3261C" w14:paraId="3EE9CFFF"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CC1083"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AA2497A" w14:textId="77777777" w:rsidR="00E3261C" w:rsidRPr="00E3261C" w:rsidRDefault="00E3261C" w:rsidP="00E3261C">
            <w:r w:rsidRPr="00E3261C">
              <w:t>High</w:t>
            </w:r>
          </w:p>
        </w:tc>
      </w:tr>
      <w:tr w:rsidR="00E3261C" w:rsidRPr="00E3261C" w14:paraId="539745E8"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DD3B16"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4307F7B" w14:textId="77777777" w:rsidR="00E3261C" w:rsidRPr="00E3261C" w:rsidRDefault="00E3261C" w:rsidP="00E3261C">
            <w:r w:rsidRPr="00E3261C">
              <w:t>Người dùng bấm nút “Thống kê số lượng sản phẩm xuất kho”</w:t>
            </w:r>
          </w:p>
        </w:tc>
      </w:tr>
      <w:tr w:rsidR="00E3261C" w:rsidRPr="00E3261C" w14:paraId="33EFBF81"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61C645"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B0041F8" w14:textId="77777777" w:rsidR="00E3261C" w:rsidRPr="00E3261C" w:rsidRDefault="00E3261C" w:rsidP="00E3261C">
            <w:r w:rsidRPr="00E3261C">
              <w:t>Có đơn hàng xuất kho</w:t>
            </w:r>
          </w:p>
        </w:tc>
      </w:tr>
      <w:tr w:rsidR="00E3261C" w:rsidRPr="00E3261C" w14:paraId="2A32EB0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928DBC"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4541EEC" w14:textId="77777777" w:rsidR="00E3261C" w:rsidRPr="00E3261C" w:rsidRDefault="00E3261C" w:rsidP="00E3261C">
            <w:r w:rsidRPr="00E3261C">
              <w:t xml:space="preserve">Hiển thị số lượng sản phẩm xuất kho </w:t>
            </w:r>
          </w:p>
        </w:tc>
      </w:tr>
      <w:tr w:rsidR="00E3261C" w:rsidRPr="00E3261C" w14:paraId="531953D2" w14:textId="77777777" w:rsidTr="00E3261C">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6E195E"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D01818" w14:textId="77777777" w:rsidR="00E3261C" w:rsidRPr="00E3261C" w:rsidRDefault="00E3261C" w:rsidP="00E3261C">
            <w:pPr>
              <w:numPr>
                <w:ilvl w:val="1"/>
                <w:numId w:val="3"/>
              </w:numPr>
            </w:pPr>
            <w:r w:rsidRPr="00E3261C">
              <w:t>Chọn chức năng thống số lượng sản phẩm xuất kho</w:t>
            </w:r>
          </w:p>
          <w:p w14:paraId="2A392EC1" w14:textId="77777777" w:rsidR="00E3261C" w:rsidRPr="00E3261C" w:rsidRDefault="00E3261C" w:rsidP="00E3261C">
            <w:pPr>
              <w:numPr>
                <w:ilvl w:val="1"/>
                <w:numId w:val="3"/>
              </w:numPr>
            </w:pPr>
            <w:r w:rsidRPr="00E3261C">
              <w:t>Chọn sản phẩm cần thống kê</w:t>
            </w:r>
          </w:p>
          <w:p w14:paraId="6EC37A60" w14:textId="77777777" w:rsidR="00E3261C" w:rsidRPr="00E3261C" w:rsidRDefault="00E3261C" w:rsidP="00E3261C">
            <w:pPr>
              <w:numPr>
                <w:ilvl w:val="1"/>
                <w:numId w:val="3"/>
              </w:numPr>
            </w:pPr>
            <w:r w:rsidRPr="00E3261C">
              <w:t>Truy vấn dữ liệu theo yêu cầu của chủ cửa hàng</w:t>
            </w:r>
          </w:p>
          <w:p w14:paraId="5C3AB407" w14:textId="77777777" w:rsidR="00E3261C" w:rsidRPr="00E3261C" w:rsidRDefault="00E3261C" w:rsidP="00E3261C">
            <w:pPr>
              <w:numPr>
                <w:ilvl w:val="1"/>
                <w:numId w:val="3"/>
              </w:numPr>
            </w:pPr>
            <w:r w:rsidRPr="00E3261C">
              <w:t>Hiển thị số lượng xuất kho của sản phẩm</w:t>
            </w:r>
          </w:p>
        </w:tc>
      </w:tr>
      <w:tr w:rsidR="00E3261C" w:rsidRPr="00E3261C" w14:paraId="3E1DB91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B192FB"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0606C0A" w14:textId="77777777" w:rsidR="00E3261C" w:rsidRPr="00E3261C" w:rsidRDefault="00E3261C" w:rsidP="00E3261C">
            <w:r w:rsidRPr="00E3261C">
              <w:t>N/A</w:t>
            </w:r>
          </w:p>
        </w:tc>
      </w:tr>
      <w:tr w:rsidR="00E3261C" w:rsidRPr="00E3261C" w14:paraId="03685310"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51775A"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15C77AE"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38996A2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47423C"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C4E531" w14:textId="77777777" w:rsidR="00E3261C" w:rsidRPr="00E3261C" w:rsidRDefault="00E3261C" w:rsidP="00E3261C">
            <w:r w:rsidRPr="00E3261C">
              <w:t>N/A</w:t>
            </w:r>
          </w:p>
        </w:tc>
      </w:tr>
      <w:tr w:rsidR="00E3261C" w:rsidRPr="00E3261C" w14:paraId="0D379D29"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897251"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F370B4" w14:textId="77777777" w:rsidR="00E3261C" w:rsidRPr="00E3261C" w:rsidRDefault="00E3261C" w:rsidP="00E3261C">
            <w:r w:rsidRPr="00E3261C">
              <w:t>N/A</w:t>
            </w:r>
          </w:p>
        </w:tc>
      </w:tr>
    </w:tbl>
    <w:p w14:paraId="2994D35C" w14:textId="77777777" w:rsidR="00E3261C" w:rsidRPr="00E3261C" w:rsidRDefault="00E3261C" w:rsidP="00E3261C">
      <w:r w:rsidRPr="00E3261C">
        <w:t>Sơ đồ hoạt động:</w:t>
      </w:r>
    </w:p>
    <w:p w14:paraId="56A7C499" w14:textId="77777777" w:rsidR="003648D2" w:rsidRDefault="00E3261C" w:rsidP="003648D2">
      <w:pPr>
        <w:keepNext/>
      </w:pPr>
      <w:r w:rsidRPr="00E3261C">
        <w:rPr>
          <w:noProof/>
        </w:rPr>
        <w:lastRenderedPageBreak/>
        <w:drawing>
          <wp:inline distT="114300" distB="114300" distL="114300" distR="114300" wp14:anchorId="767D21EF" wp14:editId="398BD36C">
            <wp:extent cx="5943600" cy="67310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5943600" cy="6731000"/>
                    </a:xfrm>
                    <a:prstGeom prst="rect">
                      <a:avLst/>
                    </a:prstGeom>
                    <a:ln/>
                  </pic:spPr>
                </pic:pic>
              </a:graphicData>
            </a:graphic>
          </wp:inline>
        </w:drawing>
      </w:r>
    </w:p>
    <w:p w14:paraId="4D7D435E" w14:textId="2421AD3A" w:rsidR="00E3261C" w:rsidRPr="00E3261C" w:rsidRDefault="003648D2" w:rsidP="003648D2">
      <w:pPr>
        <w:pStyle w:val="Caption"/>
      </w:pPr>
      <w:r>
        <w:t xml:space="preserve">Hình  </w:t>
      </w:r>
      <w:fldSimple w:instr=" SEQ Hình_ \* ARABIC ">
        <w:r>
          <w:rPr>
            <w:noProof/>
          </w:rPr>
          <w:t>19</w:t>
        </w:r>
      </w:fldSimple>
    </w:p>
    <w:p w14:paraId="598E49E9" w14:textId="77777777" w:rsidR="00E3261C" w:rsidRPr="00E3261C" w:rsidRDefault="00E3261C" w:rsidP="00E3261C"/>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14ACDDA4"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B6448A" w14:textId="77777777" w:rsidR="00E3261C" w:rsidRPr="00E3261C" w:rsidRDefault="00E3261C" w:rsidP="00E3261C">
            <w:r w:rsidRPr="00E3261C">
              <w:t>Use case ID</w:t>
            </w:r>
          </w:p>
          <w:p w14:paraId="6570344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917E74" w14:textId="77777777" w:rsidR="00E3261C" w:rsidRPr="00E3261C" w:rsidRDefault="00E3261C" w:rsidP="00E3261C">
            <w:r w:rsidRPr="00E3261C">
              <w:t>6.3</w:t>
            </w:r>
          </w:p>
        </w:tc>
      </w:tr>
      <w:tr w:rsidR="00E3261C" w:rsidRPr="00E3261C" w14:paraId="5386E3A7"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BFAA94" w14:textId="77777777" w:rsidR="00E3261C" w:rsidRPr="00E3261C" w:rsidRDefault="00E3261C" w:rsidP="00E3261C">
            <w:r w:rsidRPr="00E3261C">
              <w:t>Use case name</w:t>
            </w:r>
          </w:p>
          <w:p w14:paraId="41FFCCFA"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D676B2A" w14:textId="77777777" w:rsidR="00E3261C" w:rsidRPr="00E3261C" w:rsidRDefault="00E3261C" w:rsidP="00E3261C">
            <w:r w:rsidRPr="00E3261C">
              <w:t>Thống kê số lượng sản phẩm tồn kho</w:t>
            </w:r>
          </w:p>
        </w:tc>
      </w:tr>
      <w:tr w:rsidR="00E3261C" w:rsidRPr="00E3261C" w14:paraId="55C86F55"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D85CC0" w14:textId="77777777" w:rsidR="00E3261C" w:rsidRPr="00E3261C" w:rsidRDefault="00E3261C" w:rsidP="00E3261C">
            <w:r w:rsidRPr="00E3261C">
              <w:lastRenderedPageBreak/>
              <w:t>Description</w:t>
            </w:r>
          </w:p>
          <w:p w14:paraId="1F6B1ED9"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B8B304A" w14:textId="77777777" w:rsidR="00E3261C" w:rsidRPr="00E3261C" w:rsidRDefault="00E3261C" w:rsidP="00E3261C">
            <w:r w:rsidRPr="00E3261C">
              <w:t>Là người dùng, tôi muốn xem số lượng sản phẩm tồn kho</w:t>
            </w:r>
          </w:p>
        </w:tc>
      </w:tr>
      <w:tr w:rsidR="00E3261C" w:rsidRPr="00E3261C" w14:paraId="52D09289"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63F1D0"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6407B8C" w14:textId="77777777" w:rsidR="00E3261C" w:rsidRPr="00E3261C" w:rsidRDefault="00E3261C" w:rsidP="00E3261C">
            <w:r w:rsidRPr="00E3261C">
              <w:t>Chủ cửa hàng</w:t>
            </w:r>
          </w:p>
        </w:tc>
      </w:tr>
      <w:tr w:rsidR="00E3261C" w:rsidRPr="00E3261C" w14:paraId="58B2AE3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926218"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8CA01C4" w14:textId="77777777" w:rsidR="00E3261C" w:rsidRPr="00E3261C" w:rsidRDefault="00E3261C" w:rsidP="00E3261C">
            <w:r w:rsidRPr="00E3261C">
              <w:t>High</w:t>
            </w:r>
          </w:p>
        </w:tc>
      </w:tr>
      <w:tr w:rsidR="00E3261C" w:rsidRPr="00E3261C" w14:paraId="6F3CF34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D36BE5"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EDF1532" w14:textId="77777777" w:rsidR="00E3261C" w:rsidRPr="00E3261C" w:rsidRDefault="00E3261C" w:rsidP="00E3261C">
            <w:r w:rsidRPr="00E3261C">
              <w:t>Người dùng bấm nút Thống kê số lượng sản phẩm tồn kho</w:t>
            </w:r>
          </w:p>
        </w:tc>
      </w:tr>
      <w:tr w:rsidR="00E3261C" w:rsidRPr="00E3261C" w14:paraId="7217D0F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4EF6D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0615C1E" w14:textId="77777777" w:rsidR="00E3261C" w:rsidRPr="00E3261C" w:rsidRDefault="00E3261C" w:rsidP="00E3261C">
            <w:r w:rsidRPr="00E3261C">
              <w:t>N/A</w:t>
            </w:r>
          </w:p>
        </w:tc>
      </w:tr>
      <w:tr w:rsidR="00E3261C" w:rsidRPr="00E3261C" w14:paraId="3FB8AC37"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B7E341"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795FA86" w14:textId="77777777" w:rsidR="00E3261C" w:rsidRPr="00E3261C" w:rsidRDefault="00E3261C" w:rsidP="00E3261C">
            <w:r w:rsidRPr="00E3261C">
              <w:t xml:space="preserve">Hiển thị số lượng sản phẩm tồn kho </w:t>
            </w:r>
          </w:p>
        </w:tc>
      </w:tr>
      <w:tr w:rsidR="00E3261C" w:rsidRPr="00E3261C" w14:paraId="376B7B60" w14:textId="77777777" w:rsidTr="00E3261C">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B3830A"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3B6CDEE" w14:textId="77777777" w:rsidR="00E3261C" w:rsidRPr="00E3261C" w:rsidRDefault="00E3261C" w:rsidP="00E3261C">
            <w:pPr>
              <w:numPr>
                <w:ilvl w:val="1"/>
                <w:numId w:val="4"/>
              </w:numPr>
            </w:pPr>
            <w:r w:rsidRPr="00E3261C">
              <w:t>Chọn chức năng thống số lượng sản phẩm tồn kho</w:t>
            </w:r>
          </w:p>
          <w:p w14:paraId="5706FF3F" w14:textId="77777777" w:rsidR="00E3261C" w:rsidRPr="00E3261C" w:rsidRDefault="00E3261C" w:rsidP="00E3261C">
            <w:pPr>
              <w:numPr>
                <w:ilvl w:val="1"/>
                <w:numId w:val="4"/>
              </w:numPr>
            </w:pPr>
            <w:r w:rsidRPr="00E3261C">
              <w:t>Chọn sản phẩm cần thống kê</w:t>
            </w:r>
          </w:p>
          <w:p w14:paraId="427B0148" w14:textId="77777777" w:rsidR="00E3261C" w:rsidRPr="00E3261C" w:rsidRDefault="00E3261C" w:rsidP="00E3261C">
            <w:pPr>
              <w:numPr>
                <w:ilvl w:val="1"/>
                <w:numId w:val="4"/>
              </w:numPr>
            </w:pPr>
            <w:r w:rsidRPr="00E3261C">
              <w:t>Truy vấn dữ liệu theo yêu cầu của chủ cửa hàng</w:t>
            </w:r>
          </w:p>
          <w:p w14:paraId="03ED087E" w14:textId="77777777" w:rsidR="00E3261C" w:rsidRPr="00E3261C" w:rsidRDefault="00E3261C" w:rsidP="00E3261C">
            <w:pPr>
              <w:numPr>
                <w:ilvl w:val="1"/>
                <w:numId w:val="4"/>
              </w:numPr>
            </w:pPr>
            <w:r w:rsidRPr="00E3261C">
              <w:t>Hiển thị số lượng thống kho của sản phẩm</w:t>
            </w:r>
          </w:p>
        </w:tc>
      </w:tr>
      <w:tr w:rsidR="00E3261C" w:rsidRPr="00E3261C" w14:paraId="4E6CD8C8"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68F528"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291CCDC" w14:textId="77777777" w:rsidR="00E3261C" w:rsidRPr="00E3261C" w:rsidRDefault="00E3261C" w:rsidP="00E3261C">
            <w:r w:rsidRPr="00E3261C">
              <w:t>N/A</w:t>
            </w:r>
          </w:p>
        </w:tc>
      </w:tr>
      <w:tr w:rsidR="00E3261C" w:rsidRPr="00E3261C" w14:paraId="784F7FA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C547B9"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B5D6097" w14:textId="77777777" w:rsidR="00E3261C" w:rsidRPr="00E3261C" w:rsidRDefault="00E3261C" w:rsidP="00E3261C">
            <w:r w:rsidRPr="00E3261C">
              <w:t>3a. Nếu không có dữ liệu theo yêu cầu, hệ thống hiển thị “Không có dữ liệu nhập kho của sản phẩm”</w:t>
            </w:r>
          </w:p>
        </w:tc>
      </w:tr>
      <w:tr w:rsidR="00E3261C" w:rsidRPr="00E3261C" w14:paraId="214464EA"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E05095"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48018CD" w14:textId="77777777" w:rsidR="00E3261C" w:rsidRPr="00E3261C" w:rsidRDefault="00E3261C" w:rsidP="00E3261C">
            <w:r w:rsidRPr="00E3261C">
              <w:t>N/A</w:t>
            </w:r>
          </w:p>
        </w:tc>
      </w:tr>
      <w:tr w:rsidR="00E3261C" w:rsidRPr="00E3261C" w14:paraId="69546724"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E022D3"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CA4CCDF" w14:textId="77777777" w:rsidR="00E3261C" w:rsidRPr="00E3261C" w:rsidRDefault="00E3261C" w:rsidP="00E3261C">
            <w:r w:rsidRPr="00E3261C">
              <w:t>N/A</w:t>
            </w:r>
          </w:p>
        </w:tc>
      </w:tr>
    </w:tbl>
    <w:p w14:paraId="6605D200" w14:textId="77777777" w:rsidR="00E3261C" w:rsidRPr="00E3261C" w:rsidRDefault="00E3261C" w:rsidP="00E3261C"/>
    <w:p w14:paraId="085648DB" w14:textId="49368B2E" w:rsidR="00E3261C" w:rsidRPr="00E3261C" w:rsidRDefault="00E3261C" w:rsidP="00E3261C">
      <w:r w:rsidRPr="00E3261C">
        <w:t>Sơ đồ hoạt động</w:t>
      </w:r>
      <w:r w:rsidR="00BF500E">
        <w:t>:</w:t>
      </w:r>
    </w:p>
    <w:p w14:paraId="7CA36769" w14:textId="77777777" w:rsidR="003648D2" w:rsidRDefault="00E3261C" w:rsidP="003648D2">
      <w:pPr>
        <w:keepNext/>
      </w:pPr>
      <w:r w:rsidRPr="00E3261C">
        <w:rPr>
          <w:noProof/>
        </w:rPr>
        <w:lastRenderedPageBreak/>
        <w:drawing>
          <wp:inline distT="114300" distB="114300" distL="114300" distR="114300" wp14:anchorId="443AAAFA" wp14:editId="19BE235F">
            <wp:extent cx="5943600" cy="6731000"/>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5943600" cy="6731000"/>
                    </a:xfrm>
                    <a:prstGeom prst="rect">
                      <a:avLst/>
                    </a:prstGeom>
                    <a:ln/>
                  </pic:spPr>
                </pic:pic>
              </a:graphicData>
            </a:graphic>
          </wp:inline>
        </w:drawing>
      </w:r>
    </w:p>
    <w:p w14:paraId="7135C0E3" w14:textId="1FC5764E" w:rsidR="00E3261C" w:rsidRPr="00E3261C" w:rsidRDefault="003648D2" w:rsidP="003648D2">
      <w:pPr>
        <w:pStyle w:val="Caption"/>
      </w:pPr>
      <w:r>
        <w:t xml:space="preserve">Hình  </w:t>
      </w:r>
      <w:fldSimple w:instr=" SEQ Hình_ \* ARABIC ">
        <w:r>
          <w:rPr>
            <w:noProof/>
          </w:rPr>
          <w:t>20</w:t>
        </w:r>
      </w:fldSimple>
    </w:p>
    <w:p w14:paraId="3635C1AC" w14:textId="77777777" w:rsidR="00E3261C" w:rsidRPr="00E3261C" w:rsidRDefault="00E3261C" w:rsidP="00E3261C"/>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E3261C" w:rsidRPr="00E3261C" w14:paraId="716554D2" w14:textId="77777777" w:rsidTr="00E3261C">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53AB0A" w14:textId="77777777" w:rsidR="00E3261C" w:rsidRPr="00E3261C" w:rsidRDefault="00E3261C" w:rsidP="00E3261C">
            <w:r w:rsidRPr="00E3261C">
              <w:t>Use case ID</w:t>
            </w:r>
          </w:p>
          <w:p w14:paraId="6FD58A61" w14:textId="77777777" w:rsidR="00E3261C" w:rsidRPr="00E3261C" w:rsidRDefault="00E3261C" w:rsidP="00E3261C">
            <w:r w:rsidRPr="00E3261C">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2A8CB8" w14:textId="77777777" w:rsidR="00E3261C" w:rsidRPr="00E3261C" w:rsidRDefault="00E3261C" w:rsidP="00E3261C">
            <w:r w:rsidRPr="00E3261C">
              <w:t>6.4</w:t>
            </w:r>
          </w:p>
        </w:tc>
      </w:tr>
      <w:tr w:rsidR="00E3261C" w:rsidRPr="00E3261C" w14:paraId="6CFE1270"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73DE5E" w14:textId="77777777" w:rsidR="00E3261C" w:rsidRPr="00E3261C" w:rsidRDefault="00E3261C" w:rsidP="00E3261C">
            <w:r w:rsidRPr="00E3261C">
              <w:t>Use case name</w:t>
            </w:r>
          </w:p>
          <w:p w14:paraId="1326B383"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EC169A1" w14:textId="77777777" w:rsidR="00E3261C" w:rsidRPr="00E3261C" w:rsidRDefault="00E3261C" w:rsidP="00E3261C">
            <w:r w:rsidRPr="00E3261C">
              <w:t>Thống kê doanh thu theo ngày/tuần/tháng</w:t>
            </w:r>
          </w:p>
        </w:tc>
      </w:tr>
      <w:tr w:rsidR="00E3261C" w:rsidRPr="00E3261C" w14:paraId="3762CEBE"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16416E" w14:textId="77777777" w:rsidR="00E3261C" w:rsidRPr="00E3261C" w:rsidRDefault="00E3261C" w:rsidP="00E3261C">
            <w:r w:rsidRPr="00E3261C">
              <w:lastRenderedPageBreak/>
              <w:t>Description</w:t>
            </w:r>
          </w:p>
          <w:p w14:paraId="72D904C8" w14:textId="77777777" w:rsidR="00E3261C" w:rsidRPr="00E3261C" w:rsidRDefault="00E3261C" w:rsidP="00E3261C">
            <w:r w:rsidRPr="00E3261C">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A99551C" w14:textId="77777777" w:rsidR="00E3261C" w:rsidRPr="00E3261C" w:rsidRDefault="00E3261C" w:rsidP="00E3261C">
            <w:r w:rsidRPr="00E3261C">
              <w:t>Là người dùng, tôi muốn biết doanh thu đã bán được trong ngày/tuần/ tháng</w:t>
            </w:r>
          </w:p>
        </w:tc>
      </w:tr>
      <w:tr w:rsidR="00E3261C" w:rsidRPr="00E3261C" w14:paraId="7D50A2BD"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A21202" w14:textId="77777777" w:rsidR="00E3261C" w:rsidRPr="00E3261C" w:rsidRDefault="00E3261C" w:rsidP="00E3261C">
            <w:r w:rsidRPr="00E3261C">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899BF67" w14:textId="77777777" w:rsidR="00E3261C" w:rsidRPr="00E3261C" w:rsidRDefault="00E3261C" w:rsidP="00E3261C">
            <w:r w:rsidRPr="00E3261C">
              <w:t>Chủ cửa hàng</w:t>
            </w:r>
          </w:p>
        </w:tc>
      </w:tr>
      <w:tr w:rsidR="00E3261C" w:rsidRPr="00E3261C" w14:paraId="3EE13F02"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802213" w14:textId="77777777" w:rsidR="00E3261C" w:rsidRPr="00E3261C" w:rsidRDefault="00E3261C" w:rsidP="00E3261C">
            <w:r w:rsidRPr="00E3261C">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3A7FEA7" w14:textId="77777777" w:rsidR="00E3261C" w:rsidRPr="00E3261C" w:rsidRDefault="00E3261C" w:rsidP="00E3261C">
            <w:r w:rsidRPr="00E3261C">
              <w:t>High</w:t>
            </w:r>
          </w:p>
        </w:tc>
      </w:tr>
      <w:tr w:rsidR="00E3261C" w:rsidRPr="00E3261C" w14:paraId="0248FE73"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3B109B" w14:textId="77777777" w:rsidR="00E3261C" w:rsidRPr="00E3261C" w:rsidRDefault="00E3261C" w:rsidP="00E3261C">
            <w:r w:rsidRPr="00E3261C">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F90532" w14:textId="77777777" w:rsidR="00E3261C" w:rsidRPr="00E3261C" w:rsidRDefault="00E3261C" w:rsidP="00E3261C">
            <w:r w:rsidRPr="00E3261C">
              <w:t>Người dùng chọn Thống kê doanh thu</w:t>
            </w:r>
          </w:p>
        </w:tc>
      </w:tr>
      <w:tr w:rsidR="00E3261C" w:rsidRPr="00E3261C" w14:paraId="1024F474"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56267E" w14:textId="77777777" w:rsidR="00E3261C" w:rsidRPr="00E3261C" w:rsidRDefault="00E3261C" w:rsidP="00E3261C">
            <w:r w:rsidRPr="00E3261C">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150F89C5" w14:textId="77777777" w:rsidR="00E3261C" w:rsidRPr="00E3261C" w:rsidRDefault="00E3261C" w:rsidP="00E3261C">
            <w:r w:rsidRPr="00E3261C">
              <w:t>●        Có hoá đơn xuất hàng</w:t>
            </w:r>
          </w:p>
        </w:tc>
      </w:tr>
      <w:tr w:rsidR="00E3261C" w:rsidRPr="00E3261C" w14:paraId="4E47AFEF"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C2CE38" w14:textId="77777777" w:rsidR="00E3261C" w:rsidRPr="00E3261C" w:rsidRDefault="00E3261C" w:rsidP="00E3261C">
            <w:r w:rsidRPr="00E3261C">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06E3081" w14:textId="77777777" w:rsidR="00E3261C" w:rsidRPr="00E3261C" w:rsidRDefault="00E3261C" w:rsidP="00E3261C">
            <w:r w:rsidRPr="00E3261C">
              <w:t xml:space="preserve">Hiển thị doanh thu của cửa hàng </w:t>
            </w:r>
          </w:p>
        </w:tc>
      </w:tr>
      <w:tr w:rsidR="00E3261C" w:rsidRPr="00E3261C" w14:paraId="61F51AB9" w14:textId="77777777" w:rsidTr="00E3261C">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355365" w14:textId="77777777" w:rsidR="00E3261C" w:rsidRPr="00E3261C" w:rsidRDefault="00E3261C" w:rsidP="00E3261C">
            <w:r w:rsidRPr="00E3261C">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BCD0EED" w14:textId="77777777" w:rsidR="00E3261C" w:rsidRPr="00E3261C" w:rsidRDefault="00E3261C" w:rsidP="00E3261C">
            <w:r w:rsidRPr="00E3261C">
              <w:t xml:space="preserve">  1.      </w:t>
            </w:r>
            <w:r w:rsidRPr="00E3261C">
              <w:tab/>
              <w:t>Chọn chức năng thống kê đơn hàng</w:t>
            </w:r>
          </w:p>
          <w:p w14:paraId="74C26DA4" w14:textId="77777777" w:rsidR="00E3261C" w:rsidRPr="00E3261C" w:rsidRDefault="00E3261C" w:rsidP="00E3261C">
            <w:r w:rsidRPr="00E3261C">
              <w:t xml:space="preserve">  2.      </w:t>
            </w:r>
            <w:r w:rsidRPr="00E3261C">
              <w:tab/>
              <w:t>Hiển thị doanh thu theo tháng</w:t>
            </w:r>
          </w:p>
        </w:tc>
      </w:tr>
      <w:tr w:rsidR="00E3261C" w:rsidRPr="00E3261C" w14:paraId="5580AE6C"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0F05A6" w14:textId="77777777" w:rsidR="00E3261C" w:rsidRPr="00E3261C" w:rsidRDefault="00E3261C" w:rsidP="00E3261C">
            <w:r w:rsidRPr="00E3261C">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2586DFF" w14:textId="77777777" w:rsidR="00E3261C" w:rsidRPr="00E3261C" w:rsidRDefault="00E3261C" w:rsidP="00E3261C">
            <w:r w:rsidRPr="00E3261C">
              <w:t xml:space="preserve"> N/A</w:t>
            </w:r>
          </w:p>
        </w:tc>
      </w:tr>
      <w:tr w:rsidR="00E3261C" w:rsidRPr="00E3261C" w14:paraId="4752885E"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B03675" w14:textId="77777777" w:rsidR="00E3261C" w:rsidRPr="00E3261C" w:rsidRDefault="00E3261C" w:rsidP="00E3261C">
            <w:r w:rsidRPr="00E3261C">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725FC73" w14:textId="77777777" w:rsidR="00E3261C" w:rsidRPr="00E3261C" w:rsidRDefault="00E3261C" w:rsidP="00E3261C">
            <w:r w:rsidRPr="00E3261C">
              <w:t>N/A</w:t>
            </w:r>
          </w:p>
        </w:tc>
      </w:tr>
      <w:tr w:rsidR="00E3261C" w:rsidRPr="00E3261C" w14:paraId="0ED23F5B" w14:textId="77777777" w:rsidTr="00E3261C">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4647A7" w14:textId="77777777" w:rsidR="00E3261C" w:rsidRPr="00E3261C" w:rsidRDefault="00E3261C" w:rsidP="00E3261C">
            <w:r w:rsidRPr="00E3261C">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737B2C6" w14:textId="77777777" w:rsidR="00E3261C" w:rsidRPr="00E3261C" w:rsidRDefault="00E3261C" w:rsidP="00E3261C">
            <w:r w:rsidRPr="00E3261C">
              <w:t>N/A</w:t>
            </w:r>
          </w:p>
        </w:tc>
      </w:tr>
      <w:tr w:rsidR="00E3261C" w:rsidRPr="00E3261C" w14:paraId="1EFA3CA0" w14:textId="77777777" w:rsidTr="00E3261C">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D54F57" w14:textId="77777777" w:rsidR="00E3261C" w:rsidRPr="00E3261C" w:rsidRDefault="00E3261C" w:rsidP="00E3261C">
            <w:r w:rsidRPr="00E3261C">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C5188CF" w14:textId="77777777" w:rsidR="00E3261C" w:rsidRPr="00E3261C" w:rsidRDefault="00E3261C" w:rsidP="00E3261C">
            <w:r w:rsidRPr="00E3261C">
              <w:t>N/A</w:t>
            </w:r>
          </w:p>
        </w:tc>
      </w:tr>
    </w:tbl>
    <w:p w14:paraId="00F48E49" w14:textId="77777777" w:rsidR="00E3261C" w:rsidRPr="00E3261C" w:rsidRDefault="00E3261C" w:rsidP="00E3261C"/>
    <w:p w14:paraId="410336EC" w14:textId="77777777" w:rsidR="00E3261C" w:rsidRPr="00E3261C" w:rsidRDefault="00E3261C" w:rsidP="00E3261C">
      <w:r w:rsidRPr="00E3261C">
        <w:t>Sơ đồ hoạt động</w:t>
      </w:r>
    </w:p>
    <w:p w14:paraId="12131001" w14:textId="77777777" w:rsidR="003648D2" w:rsidRDefault="00E3261C" w:rsidP="003648D2">
      <w:pPr>
        <w:keepNext/>
      </w:pPr>
      <w:r w:rsidRPr="00E3261C">
        <w:rPr>
          <w:noProof/>
        </w:rPr>
        <w:lastRenderedPageBreak/>
        <w:drawing>
          <wp:inline distT="114300" distB="114300" distL="114300" distR="114300" wp14:anchorId="2E5FB23A" wp14:editId="2845362F">
            <wp:extent cx="5915025" cy="5915025"/>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5915025" cy="5915025"/>
                    </a:xfrm>
                    <a:prstGeom prst="rect">
                      <a:avLst/>
                    </a:prstGeom>
                    <a:ln/>
                  </pic:spPr>
                </pic:pic>
              </a:graphicData>
            </a:graphic>
          </wp:inline>
        </w:drawing>
      </w:r>
    </w:p>
    <w:p w14:paraId="335EE29D" w14:textId="25971C84" w:rsidR="00E3261C" w:rsidRPr="00E3261C" w:rsidRDefault="003648D2" w:rsidP="003648D2">
      <w:pPr>
        <w:pStyle w:val="Caption"/>
      </w:pPr>
      <w:r>
        <w:t xml:space="preserve">Hình  </w:t>
      </w:r>
      <w:fldSimple w:instr=" SEQ Hình_ \* ARABIC ">
        <w:r>
          <w:rPr>
            <w:noProof/>
          </w:rPr>
          <w:t>21</w:t>
        </w:r>
      </w:fldSimple>
    </w:p>
    <w:p w14:paraId="5A286F09" w14:textId="77777777" w:rsidR="00E3261C" w:rsidRPr="00E3261C" w:rsidRDefault="00E3261C" w:rsidP="00E3261C"/>
    <w:p w14:paraId="7890E508" w14:textId="77777777" w:rsidR="00E3261C" w:rsidRPr="00E3261C" w:rsidRDefault="00E3261C" w:rsidP="00E3261C"/>
    <w:p w14:paraId="635598B0" w14:textId="0FE92FE1" w:rsidR="00E932DA" w:rsidRDefault="00D9056D" w:rsidP="00E3261C">
      <w:pPr>
        <w:pStyle w:val="Heading2"/>
        <w:rPr>
          <w:rFonts w:eastAsia="Times New Roman"/>
        </w:rPr>
      </w:pPr>
      <w:bookmarkStart w:id="15" w:name="_Toc166210412"/>
      <w:r>
        <w:rPr>
          <w:rFonts w:eastAsia="Times New Roman"/>
        </w:rPr>
        <w:t>Đặc tả use case tư vấn khách hàng</w:t>
      </w:r>
      <w:bookmarkEnd w:id="15"/>
      <w:r>
        <w:rPr>
          <w:rFonts w:eastAsia="Times New Roman"/>
        </w:rPr>
        <w:t xml:space="preserve"> </w:t>
      </w:r>
    </w:p>
    <w:tbl>
      <w:tblPr>
        <w:tblW w:w="9713" w:type="dxa"/>
        <w:tblLayout w:type="fixed"/>
        <w:tblLook w:val="0400" w:firstRow="0" w:lastRow="0" w:firstColumn="0" w:lastColumn="0" w:noHBand="0" w:noVBand="1"/>
      </w:tblPr>
      <w:tblGrid>
        <w:gridCol w:w="2536"/>
        <w:gridCol w:w="7177"/>
      </w:tblGrid>
      <w:tr w:rsidR="00E932DA" w14:paraId="611DA955"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F8E2C"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ID</w:t>
            </w:r>
          </w:p>
          <w:p w14:paraId="668E1FF3"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C91AE" w14:textId="77777777" w:rsidR="00E932DA" w:rsidRDefault="00E932DA">
            <w:pPr>
              <w:spacing w:line="240" w:lineRule="auto"/>
              <w:rPr>
                <w:rFonts w:eastAsia="Times New Roman" w:cs="Times New Roman"/>
                <w:szCs w:val="26"/>
              </w:rPr>
            </w:pPr>
            <w:r>
              <w:rPr>
                <w:rFonts w:eastAsia="Times New Roman" w:cs="Times New Roman"/>
                <w:szCs w:val="26"/>
              </w:rPr>
              <w:t>7</w:t>
            </w:r>
          </w:p>
        </w:tc>
      </w:tr>
      <w:tr w:rsidR="00E932DA" w14:paraId="1E123DCB"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61C16" w14:textId="77777777" w:rsidR="00E932DA" w:rsidRDefault="00E932DA">
            <w:pPr>
              <w:spacing w:after="0" w:line="240" w:lineRule="auto"/>
              <w:rPr>
                <w:rFonts w:eastAsia="Times New Roman" w:cs="Times New Roman"/>
                <w:szCs w:val="26"/>
              </w:rPr>
            </w:pPr>
            <w:r>
              <w:rPr>
                <w:rFonts w:eastAsia="Times New Roman" w:cs="Times New Roman"/>
                <w:color w:val="000000"/>
                <w:szCs w:val="26"/>
              </w:rPr>
              <w:t>Use case name</w:t>
            </w:r>
          </w:p>
          <w:p w14:paraId="01A05BA7"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E8B91B" w14:textId="77777777" w:rsidR="00E932DA" w:rsidRDefault="00E932DA">
            <w:pPr>
              <w:spacing w:line="240" w:lineRule="auto"/>
              <w:rPr>
                <w:rFonts w:eastAsia="Times New Roman" w:cs="Times New Roman"/>
                <w:szCs w:val="26"/>
              </w:rPr>
            </w:pPr>
            <w:r>
              <w:rPr>
                <w:rFonts w:eastAsia="Times New Roman" w:cs="Times New Roman"/>
                <w:szCs w:val="26"/>
              </w:rPr>
              <w:t>Tư vấn khách hàng</w:t>
            </w:r>
          </w:p>
        </w:tc>
      </w:tr>
      <w:tr w:rsidR="00E932DA" w14:paraId="62A18A8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952DD" w14:textId="77777777" w:rsidR="00E932DA" w:rsidRDefault="00E932DA">
            <w:pPr>
              <w:spacing w:after="0" w:line="240" w:lineRule="auto"/>
              <w:rPr>
                <w:rFonts w:eastAsia="Times New Roman" w:cs="Times New Roman"/>
                <w:szCs w:val="26"/>
              </w:rPr>
            </w:pPr>
            <w:r>
              <w:rPr>
                <w:rFonts w:eastAsia="Times New Roman" w:cs="Times New Roman"/>
                <w:color w:val="000000"/>
                <w:szCs w:val="26"/>
              </w:rPr>
              <w:t>Description</w:t>
            </w:r>
          </w:p>
          <w:p w14:paraId="784CB203" w14:textId="77777777" w:rsidR="00E932DA" w:rsidRDefault="00E932DA">
            <w:pPr>
              <w:spacing w:after="0" w:line="240" w:lineRule="auto"/>
              <w:rPr>
                <w:rFonts w:eastAsia="Times New Roman" w:cs="Times New Roman"/>
                <w:szCs w:val="26"/>
              </w:rPr>
            </w:pP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6131A" w14:textId="77777777" w:rsidR="00E932DA" w:rsidRDefault="00E932DA">
            <w:pPr>
              <w:spacing w:line="240" w:lineRule="auto"/>
              <w:rPr>
                <w:rFonts w:eastAsia="Times New Roman" w:cs="Times New Roman"/>
                <w:color w:val="000000"/>
                <w:szCs w:val="26"/>
              </w:rPr>
            </w:pPr>
            <w:r>
              <w:rPr>
                <w:rFonts w:eastAsia="Times New Roman" w:cs="Times New Roman"/>
                <w:color w:val="000000"/>
                <w:szCs w:val="26"/>
              </w:rPr>
              <w:t xml:space="preserve">Là khách hàng , tôi muốn </w:t>
            </w:r>
            <w:r>
              <w:rPr>
                <w:rFonts w:eastAsia="Times New Roman" w:cs="Times New Roman"/>
                <w:szCs w:val="26"/>
              </w:rPr>
              <w:t>được</w:t>
            </w:r>
            <w:r>
              <w:rPr>
                <w:rFonts w:eastAsia="Times New Roman" w:cs="Times New Roman"/>
                <w:color w:val="000000"/>
                <w:szCs w:val="26"/>
              </w:rPr>
              <w:t xml:space="preserve"> tư vấn về sản phẩm.</w:t>
            </w:r>
          </w:p>
          <w:p w14:paraId="4E27A995" w14:textId="77777777" w:rsidR="00E932DA" w:rsidRDefault="00E932DA">
            <w:pPr>
              <w:spacing w:line="240" w:lineRule="auto"/>
              <w:rPr>
                <w:rFonts w:eastAsia="Times New Roman" w:cs="Times New Roman"/>
                <w:szCs w:val="26"/>
              </w:rPr>
            </w:pPr>
            <w:r>
              <w:rPr>
                <w:rFonts w:eastAsia="Times New Roman" w:cs="Times New Roman"/>
                <w:szCs w:val="26"/>
              </w:rPr>
              <w:t>Là chủ cửa hàng, tôi thực hiện việc tư vấn khách hàng</w:t>
            </w:r>
          </w:p>
        </w:tc>
      </w:tr>
      <w:tr w:rsidR="00E932DA" w14:paraId="4BDF7388"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B3461" w14:textId="77777777" w:rsidR="00E932DA" w:rsidRDefault="00E932DA">
            <w:pPr>
              <w:spacing w:after="0" w:line="240" w:lineRule="auto"/>
              <w:rPr>
                <w:rFonts w:eastAsia="Times New Roman" w:cs="Times New Roman"/>
                <w:szCs w:val="26"/>
              </w:rPr>
            </w:pPr>
            <w:r>
              <w:rPr>
                <w:rFonts w:eastAsia="Times New Roman" w:cs="Times New Roman"/>
                <w:color w:val="000000"/>
                <w:szCs w:val="26"/>
              </w:rPr>
              <w:t>Actors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54BF2" w14:textId="77777777" w:rsidR="00E932DA" w:rsidRDefault="00E932DA">
            <w:pPr>
              <w:spacing w:line="240" w:lineRule="auto"/>
              <w:rPr>
                <w:rFonts w:eastAsia="Times New Roman" w:cs="Times New Roman"/>
                <w:szCs w:val="26"/>
              </w:rPr>
            </w:pPr>
            <w:r>
              <w:rPr>
                <w:rFonts w:eastAsia="Times New Roman" w:cs="Times New Roman"/>
                <w:szCs w:val="26"/>
              </w:rPr>
              <w:t>Chủ cửa hàng, khách hàng</w:t>
            </w:r>
          </w:p>
        </w:tc>
      </w:tr>
      <w:tr w:rsidR="00E932DA" w14:paraId="3BB31103"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00278" w14:textId="77777777" w:rsidR="00E932DA" w:rsidRDefault="00E932DA">
            <w:pPr>
              <w:spacing w:line="240" w:lineRule="auto"/>
              <w:rPr>
                <w:rFonts w:eastAsia="Times New Roman" w:cs="Times New Roman"/>
                <w:szCs w:val="26"/>
              </w:rPr>
            </w:pPr>
            <w:r>
              <w:rPr>
                <w:rFonts w:eastAsia="Times New Roman" w:cs="Times New Roman"/>
                <w:color w:val="000000"/>
                <w:szCs w:val="26"/>
              </w:rPr>
              <w:lastRenderedPageBreak/>
              <w:t>Priority</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9C2C" w14:textId="77777777" w:rsidR="00E932DA" w:rsidRDefault="00E932DA">
            <w:pPr>
              <w:spacing w:line="240" w:lineRule="auto"/>
              <w:rPr>
                <w:rFonts w:eastAsia="Times New Roman" w:cs="Times New Roman"/>
                <w:szCs w:val="26"/>
              </w:rPr>
            </w:pPr>
            <w:r>
              <w:rPr>
                <w:rFonts w:eastAsia="Times New Roman" w:cs="Times New Roman"/>
                <w:color w:val="000000"/>
                <w:szCs w:val="26"/>
              </w:rPr>
              <w:t>High</w:t>
            </w:r>
          </w:p>
        </w:tc>
      </w:tr>
      <w:tr w:rsidR="00E932DA" w14:paraId="34E9160D"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06F70" w14:textId="77777777" w:rsidR="00E932DA" w:rsidRDefault="00E932DA">
            <w:pPr>
              <w:spacing w:line="240" w:lineRule="auto"/>
              <w:rPr>
                <w:rFonts w:eastAsia="Times New Roman" w:cs="Times New Roman"/>
                <w:szCs w:val="26"/>
              </w:rPr>
            </w:pPr>
            <w:r>
              <w:rPr>
                <w:rFonts w:eastAsia="Times New Roman" w:cs="Times New Roman"/>
                <w:color w:val="000000"/>
                <w:szCs w:val="26"/>
              </w:rPr>
              <w:t>Triggers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0033D" w14:textId="77777777" w:rsidR="00E932DA" w:rsidRDefault="00E932DA">
            <w:pPr>
              <w:spacing w:line="240" w:lineRule="auto"/>
              <w:rPr>
                <w:rFonts w:eastAsia="Times New Roman" w:cs="Times New Roman"/>
                <w:szCs w:val="26"/>
              </w:rPr>
            </w:pPr>
            <w:r>
              <w:rPr>
                <w:rFonts w:eastAsia="Times New Roman" w:cs="Times New Roman"/>
                <w:szCs w:val="26"/>
              </w:rPr>
              <w:t>Chủ cửa hàng và khách hàng chọn chức năng tư vấn khách hàng</w:t>
            </w:r>
          </w:p>
        </w:tc>
      </w:tr>
      <w:tr w:rsidR="00E932DA" w14:paraId="16E01ABD"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FB0DC" w14:textId="77777777" w:rsidR="00E932DA" w:rsidRDefault="00E932DA">
            <w:pPr>
              <w:spacing w:line="240" w:lineRule="auto"/>
              <w:rPr>
                <w:rFonts w:eastAsia="Times New Roman" w:cs="Times New Roman"/>
                <w:szCs w:val="26"/>
              </w:rPr>
            </w:pPr>
            <w:r>
              <w:rPr>
                <w:rFonts w:eastAsia="Times New Roman" w:cs="Times New Roman"/>
                <w:color w:val="000000"/>
                <w:szCs w:val="26"/>
              </w:rPr>
              <w:t>Pre-conditions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D458" w14:textId="77777777" w:rsidR="00E932DA" w:rsidRDefault="00E932DA" w:rsidP="00DB1A4E">
            <w:pPr>
              <w:numPr>
                <w:ilvl w:val="0"/>
                <w:numId w:val="15"/>
              </w:numPr>
              <w:spacing w:after="0" w:line="240" w:lineRule="auto"/>
              <w:jc w:val="left"/>
              <w:rPr>
                <w:rFonts w:eastAsia="Times New Roman" w:cs="Times New Roman"/>
                <w:color w:val="000000"/>
                <w:szCs w:val="26"/>
              </w:rPr>
            </w:pPr>
            <w:r>
              <w:rPr>
                <w:rFonts w:eastAsia="Times New Roman" w:cs="Times New Roman"/>
                <w:color w:val="000000"/>
                <w:szCs w:val="26"/>
              </w:rPr>
              <w:t>Khách hàng có nhu cầu cần tư vấn về một sản phẩm.</w:t>
            </w:r>
          </w:p>
          <w:p w14:paraId="744F0783" w14:textId="77777777" w:rsidR="00E932DA" w:rsidRDefault="00E932DA" w:rsidP="00DB1A4E">
            <w:pPr>
              <w:numPr>
                <w:ilvl w:val="0"/>
                <w:numId w:val="15"/>
              </w:numPr>
              <w:spacing w:after="0" w:line="240" w:lineRule="auto"/>
              <w:jc w:val="left"/>
              <w:rPr>
                <w:rFonts w:eastAsia="Times New Roman" w:cs="Times New Roman"/>
                <w:color w:val="000000"/>
                <w:szCs w:val="26"/>
              </w:rPr>
            </w:pPr>
            <w:r>
              <w:rPr>
                <w:rFonts w:eastAsia="Times New Roman" w:cs="Times New Roman"/>
                <w:color w:val="000000"/>
                <w:szCs w:val="26"/>
              </w:rPr>
              <w:t>Khách hàng liên hệ qua trang website của cửa hàng để được tư vấn</w:t>
            </w:r>
          </w:p>
        </w:tc>
      </w:tr>
      <w:tr w:rsidR="00E932DA" w14:paraId="1C93067B"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78BD" w14:textId="77777777" w:rsidR="00E932DA" w:rsidRDefault="00E932DA">
            <w:pPr>
              <w:spacing w:line="240" w:lineRule="auto"/>
              <w:rPr>
                <w:rFonts w:eastAsia="Times New Roman" w:cs="Times New Roman"/>
                <w:szCs w:val="26"/>
              </w:rPr>
            </w:pPr>
            <w:r>
              <w:rPr>
                <w:rFonts w:eastAsia="Times New Roman" w:cs="Times New Roman"/>
                <w:color w:val="000000"/>
                <w:szCs w:val="26"/>
              </w:rPr>
              <w:t>Post-conditions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1AA75A" w14:textId="77777777" w:rsidR="00E932DA" w:rsidRDefault="00E932DA" w:rsidP="00DB1A4E">
            <w:pPr>
              <w:numPr>
                <w:ilvl w:val="0"/>
                <w:numId w:val="16"/>
              </w:numPr>
              <w:spacing w:line="240" w:lineRule="auto"/>
              <w:jc w:val="left"/>
              <w:rPr>
                <w:rFonts w:eastAsia="Times New Roman" w:cs="Times New Roman"/>
                <w:color w:val="000000"/>
                <w:szCs w:val="26"/>
              </w:rPr>
            </w:pPr>
            <w:r>
              <w:rPr>
                <w:rFonts w:eastAsia="Times New Roman" w:cs="Times New Roman"/>
                <w:color w:val="000000"/>
                <w:szCs w:val="26"/>
              </w:rPr>
              <w:t>Khách hàng có được thông tin cần thiết về sản phẩm</w:t>
            </w:r>
          </w:p>
        </w:tc>
      </w:tr>
      <w:tr w:rsidR="00E932DA" w14:paraId="1F032992"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C6DE8" w14:textId="77777777" w:rsidR="00E932DA" w:rsidRDefault="00E932DA">
            <w:pPr>
              <w:spacing w:line="240" w:lineRule="auto"/>
              <w:rPr>
                <w:rFonts w:eastAsia="Times New Roman" w:cs="Times New Roman"/>
                <w:szCs w:val="26"/>
              </w:rPr>
            </w:pPr>
            <w:r>
              <w:rPr>
                <w:rFonts w:eastAsia="Times New Roman" w:cs="Times New Roman"/>
                <w:color w:val="000000"/>
                <w:szCs w:val="26"/>
              </w:rPr>
              <w:t>Main flow</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1333A" w14:textId="77777777" w:rsidR="00E932DA" w:rsidRDefault="00E932DA" w:rsidP="00DB1A4E">
            <w:pPr>
              <w:numPr>
                <w:ilvl w:val="0"/>
                <w:numId w:val="7"/>
              </w:numPr>
              <w:spacing w:line="240" w:lineRule="auto"/>
              <w:jc w:val="left"/>
              <w:rPr>
                <w:color w:val="000000"/>
                <w:szCs w:val="26"/>
              </w:rPr>
            </w:pPr>
            <w:r>
              <w:rPr>
                <w:rFonts w:eastAsia="Times New Roman" w:cs="Times New Roman"/>
                <w:color w:val="000000"/>
                <w:szCs w:val="26"/>
              </w:rPr>
              <w:t>Khách hàng </w:t>
            </w:r>
            <w:r>
              <w:rPr>
                <w:rFonts w:eastAsia="Times New Roman" w:cs="Times New Roman"/>
                <w:szCs w:val="26"/>
              </w:rPr>
              <w:t>click vào ô tư vấn khách hàng trong</w:t>
            </w:r>
            <w:r>
              <w:rPr>
                <w:rFonts w:eastAsia="Times New Roman" w:cs="Times New Roman"/>
                <w:color w:val="000000"/>
                <w:szCs w:val="26"/>
              </w:rPr>
              <w:t xml:space="preserve"> website của cửa hàng để được tư vấn.</w:t>
            </w:r>
          </w:p>
          <w:p w14:paraId="47D6F8A9" w14:textId="77777777" w:rsidR="00E932DA" w:rsidRDefault="00E932DA" w:rsidP="00DB1A4E">
            <w:pPr>
              <w:numPr>
                <w:ilvl w:val="0"/>
                <w:numId w:val="7"/>
              </w:numPr>
              <w:spacing w:line="240" w:lineRule="auto"/>
              <w:jc w:val="left"/>
              <w:rPr>
                <w:rFonts w:eastAsia="Times New Roman" w:cs="Times New Roman"/>
                <w:szCs w:val="26"/>
              </w:rPr>
            </w:pPr>
            <w:r>
              <w:rPr>
                <w:rFonts w:eastAsia="Times New Roman" w:cs="Times New Roman"/>
                <w:szCs w:val="26"/>
              </w:rPr>
              <w:t>Khách hàng gửi câu hỏi về website</w:t>
            </w:r>
          </w:p>
          <w:p w14:paraId="1D0E34E7"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Hệ th</w:t>
            </w:r>
            <w:r>
              <w:rPr>
                <w:rFonts w:eastAsia="Times New Roman" w:cs="Times New Roman"/>
                <w:szCs w:val="26"/>
              </w:rPr>
              <w:t>ố</w:t>
            </w:r>
            <w:r>
              <w:rPr>
                <w:rFonts w:eastAsia="Times New Roman" w:cs="Times New Roman"/>
                <w:color w:val="000000"/>
                <w:szCs w:val="26"/>
              </w:rPr>
              <w:t>ng tư vấn hiển thị chatbox những thông tin đã cài đặt tự động.</w:t>
            </w:r>
          </w:p>
          <w:p w14:paraId="45103CA9"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Hệ thống thông báo đến chủ cửa hàng.</w:t>
            </w:r>
          </w:p>
          <w:p w14:paraId="1AF408D2" w14:textId="77777777" w:rsidR="00E932DA" w:rsidRDefault="00E932DA" w:rsidP="00DB1A4E">
            <w:pPr>
              <w:numPr>
                <w:ilvl w:val="0"/>
                <w:numId w:val="7"/>
              </w:numPr>
              <w:spacing w:line="240" w:lineRule="auto"/>
              <w:jc w:val="left"/>
              <w:rPr>
                <w:rFonts w:eastAsia="Times New Roman" w:cs="Times New Roman"/>
                <w:color w:val="000000"/>
                <w:szCs w:val="26"/>
              </w:rPr>
            </w:pPr>
            <w:r>
              <w:rPr>
                <w:rFonts w:eastAsia="Times New Roman" w:cs="Times New Roman"/>
                <w:color w:val="000000"/>
                <w:szCs w:val="26"/>
              </w:rPr>
              <w:t>Chủ cửa hàng giải đáp thắc mắc của khách hàng.</w:t>
            </w:r>
          </w:p>
        </w:tc>
      </w:tr>
      <w:tr w:rsidR="00E932DA" w14:paraId="12F8E97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E923D" w14:textId="77777777" w:rsidR="00E932DA" w:rsidRDefault="00E932DA">
            <w:pPr>
              <w:spacing w:line="240" w:lineRule="auto"/>
              <w:rPr>
                <w:rFonts w:eastAsia="Times New Roman" w:cs="Times New Roman"/>
                <w:szCs w:val="26"/>
              </w:rPr>
            </w:pPr>
            <w:r>
              <w:rPr>
                <w:rFonts w:eastAsia="Times New Roman" w:cs="Times New Roman"/>
                <w:color w:val="000000"/>
                <w:szCs w:val="26"/>
              </w:rPr>
              <w:t>Alternative flows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D23F2"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1099A369"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01E17" w14:textId="77777777" w:rsidR="00E932DA" w:rsidRDefault="00E932DA">
            <w:pPr>
              <w:spacing w:line="240" w:lineRule="auto"/>
              <w:rPr>
                <w:rFonts w:eastAsia="Times New Roman" w:cs="Times New Roman"/>
                <w:szCs w:val="26"/>
              </w:rPr>
            </w:pPr>
            <w:r>
              <w:rPr>
                <w:rFonts w:eastAsia="Times New Roman" w:cs="Times New Roman"/>
                <w:color w:val="000000"/>
                <w:szCs w:val="26"/>
              </w:rPr>
              <w:t>Exception flows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F3F3B" w14:textId="77777777" w:rsidR="00E932DA" w:rsidRDefault="00E932DA">
            <w:pPr>
              <w:spacing w:line="240" w:lineRule="auto"/>
              <w:rPr>
                <w:rFonts w:eastAsia="Times New Roman" w:cs="Times New Roman"/>
                <w:szCs w:val="26"/>
              </w:rPr>
            </w:pPr>
            <w:r>
              <w:rPr>
                <w:rFonts w:eastAsia="Times New Roman" w:cs="Times New Roman"/>
                <w:szCs w:val="26"/>
              </w:rPr>
              <w:t>N/A</w:t>
            </w:r>
          </w:p>
        </w:tc>
      </w:tr>
      <w:tr w:rsidR="00E932DA" w14:paraId="3CED1A0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EB8FA" w14:textId="77777777" w:rsidR="00E932DA" w:rsidRDefault="00E932DA">
            <w:pPr>
              <w:spacing w:line="240" w:lineRule="auto"/>
              <w:rPr>
                <w:rFonts w:eastAsia="Times New Roman" w:cs="Times New Roman"/>
                <w:szCs w:val="26"/>
              </w:rPr>
            </w:pPr>
            <w:r>
              <w:rPr>
                <w:rFonts w:eastAsia="Times New Roman" w:cs="Times New Roman"/>
                <w:color w:val="000000"/>
                <w:szCs w:val="26"/>
              </w:rPr>
              <w:t>Business rules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B33C0"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r w:rsidR="00E932DA" w14:paraId="05555290" w14:textId="77777777">
        <w:tc>
          <w:tcPr>
            <w:tcW w:w="2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B5640" w14:textId="77777777" w:rsidR="00E932DA" w:rsidRDefault="00E932DA">
            <w:pPr>
              <w:spacing w:line="240" w:lineRule="auto"/>
              <w:rPr>
                <w:rFonts w:eastAsia="Times New Roman" w:cs="Times New Roman"/>
                <w:szCs w:val="26"/>
              </w:rPr>
            </w:pPr>
            <w:r>
              <w:rPr>
                <w:rFonts w:eastAsia="Times New Roman" w:cs="Times New Roman"/>
                <w:color w:val="000000"/>
                <w:szCs w:val="26"/>
              </w:rPr>
              <w:t>Non-functional requirements</w:t>
            </w:r>
          </w:p>
        </w:tc>
        <w:tc>
          <w:tcPr>
            <w:tcW w:w="7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8D6CE" w14:textId="77777777" w:rsidR="00E932DA" w:rsidRDefault="00E932DA">
            <w:pPr>
              <w:spacing w:line="240" w:lineRule="auto"/>
              <w:rPr>
                <w:rFonts w:eastAsia="Times New Roman" w:cs="Times New Roman"/>
                <w:szCs w:val="26"/>
              </w:rPr>
            </w:pPr>
            <w:r>
              <w:rPr>
                <w:rFonts w:eastAsia="Times New Roman" w:cs="Times New Roman"/>
                <w:color w:val="000000"/>
                <w:szCs w:val="26"/>
              </w:rPr>
              <w:t>N/A</w:t>
            </w:r>
          </w:p>
        </w:tc>
      </w:tr>
    </w:tbl>
    <w:p w14:paraId="6A0C1467" w14:textId="55EAEE4B" w:rsidR="00E932DA" w:rsidRDefault="00BF500E">
      <w:pPr>
        <w:spacing w:line="240" w:lineRule="auto"/>
        <w:rPr>
          <w:rFonts w:eastAsia="Times New Roman" w:cs="Times New Roman"/>
          <w:szCs w:val="26"/>
        </w:rPr>
      </w:pPr>
      <w:r>
        <w:rPr>
          <w:rFonts w:eastAsia="Times New Roman" w:cs="Times New Roman"/>
          <w:szCs w:val="26"/>
        </w:rPr>
        <w:t>Sơ đồ hoạt động:</w:t>
      </w:r>
    </w:p>
    <w:p w14:paraId="6E8BC54A" w14:textId="77777777" w:rsidR="003648D2" w:rsidRDefault="00BF500E" w:rsidP="003648D2">
      <w:pPr>
        <w:keepNext/>
        <w:spacing w:line="240" w:lineRule="auto"/>
      </w:pPr>
      <w:r>
        <w:rPr>
          <w:rFonts w:eastAsia="Times New Roman" w:cs="Times New Roman"/>
          <w:noProof/>
          <w:szCs w:val="26"/>
        </w:rPr>
        <w:drawing>
          <wp:inline distT="0" distB="0" distL="0" distR="0" wp14:anchorId="498EDE7D" wp14:editId="663BFEBC">
            <wp:extent cx="486727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ểu đồ không có tiêu đề-tư vấn khách hàng.jpg"/>
                    <pic:cNvPicPr/>
                  </pic:nvPicPr>
                  <pic:blipFill>
                    <a:blip r:embed="rId32">
                      <a:extLst>
                        <a:ext uri="{28A0092B-C50C-407E-A947-70E740481C1C}">
                          <a14:useLocalDpi xmlns:a14="http://schemas.microsoft.com/office/drawing/2010/main" val="0"/>
                        </a:ext>
                      </a:extLst>
                    </a:blip>
                    <a:stretch>
                      <a:fillRect/>
                    </a:stretch>
                  </pic:blipFill>
                  <pic:spPr>
                    <a:xfrm>
                      <a:off x="0" y="0"/>
                      <a:ext cx="4867275" cy="3057525"/>
                    </a:xfrm>
                    <a:prstGeom prst="rect">
                      <a:avLst/>
                    </a:prstGeom>
                  </pic:spPr>
                </pic:pic>
              </a:graphicData>
            </a:graphic>
          </wp:inline>
        </w:drawing>
      </w:r>
    </w:p>
    <w:p w14:paraId="30C49973" w14:textId="4D9FD213" w:rsidR="00BF500E" w:rsidRDefault="003648D2" w:rsidP="003648D2">
      <w:pPr>
        <w:pStyle w:val="Caption"/>
        <w:rPr>
          <w:rFonts w:eastAsia="Times New Roman" w:cs="Times New Roman"/>
          <w:szCs w:val="26"/>
        </w:rPr>
      </w:pPr>
      <w:r>
        <w:t xml:space="preserve">Hình  </w:t>
      </w:r>
      <w:fldSimple w:instr=" SEQ Hình_ \* ARABIC ">
        <w:r>
          <w:rPr>
            <w:noProof/>
          </w:rPr>
          <w:t>22</w:t>
        </w:r>
      </w:fldSimple>
    </w:p>
    <w:p w14:paraId="6C77B33E" w14:textId="77777777" w:rsidR="00E932DA" w:rsidRDefault="00E932DA">
      <w:pPr>
        <w:spacing w:line="240" w:lineRule="auto"/>
        <w:rPr>
          <w:rFonts w:eastAsia="Times New Roman" w:cs="Times New Roman"/>
          <w:szCs w:val="26"/>
        </w:rPr>
      </w:pPr>
    </w:p>
    <w:p w14:paraId="74270E6A" w14:textId="12D05319" w:rsidR="00D9056D" w:rsidRPr="003648D2" w:rsidRDefault="00F8652C" w:rsidP="003648D2">
      <w:pPr>
        <w:pStyle w:val="Heading2"/>
        <w:rPr>
          <w:rFonts w:eastAsia="Times New Roman"/>
        </w:rPr>
      </w:pPr>
      <w:bookmarkStart w:id="16" w:name="_Toc166210413"/>
      <w:r>
        <w:rPr>
          <w:rFonts w:eastAsia="Times New Roman"/>
        </w:rPr>
        <w:lastRenderedPageBreak/>
        <w:t>Đặc tả use case mua hàng</w:t>
      </w:r>
      <w:bookmarkEnd w:id="16"/>
    </w:p>
    <w:tbl>
      <w:tblPr>
        <w:tblW w:w="9350" w:type="dxa"/>
        <w:tblLayout w:type="fixed"/>
        <w:tblLook w:val="0400" w:firstRow="0" w:lastRow="0" w:firstColumn="0" w:lastColumn="0" w:noHBand="0" w:noVBand="1"/>
      </w:tblPr>
      <w:tblGrid>
        <w:gridCol w:w="2350"/>
        <w:gridCol w:w="7000"/>
      </w:tblGrid>
      <w:tr w:rsidR="00D9056D" w14:paraId="2BA6100A" w14:textId="77777777">
        <w:tc>
          <w:tcPr>
            <w:tcW w:w="2350" w:type="dxa"/>
            <w:tcBorders>
              <w:top w:val="single" w:sz="4" w:space="0" w:color="000000"/>
              <w:left w:val="single" w:sz="4" w:space="0" w:color="000000"/>
              <w:bottom w:val="single" w:sz="4" w:space="0" w:color="000000"/>
              <w:right w:val="single" w:sz="4" w:space="0" w:color="000000"/>
            </w:tcBorders>
          </w:tcPr>
          <w:p w14:paraId="1960F5C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000" w:type="dxa"/>
            <w:tcBorders>
              <w:top w:val="single" w:sz="4" w:space="0" w:color="000000"/>
              <w:left w:val="single" w:sz="4" w:space="0" w:color="000000"/>
              <w:bottom w:val="single" w:sz="4" w:space="0" w:color="000000"/>
              <w:right w:val="single" w:sz="4" w:space="0" w:color="000000"/>
            </w:tcBorders>
          </w:tcPr>
          <w:p w14:paraId="37C214D5" w14:textId="77777777" w:rsidR="00D9056D" w:rsidRDefault="00D9056D">
            <w:pPr>
              <w:spacing w:line="240" w:lineRule="auto"/>
              <w:rPr>
                <w:rFonts w:eastAsia="Times New Roman" w:cs="Times New Roman"/>
                <w:szCs w:val="26"/>
              </w:rPr>
            </w:pPr>
            <w:r>
              <w:rPr>
                <w:rFonts w:eastAsia="Times New Roman" w:cs="Times New Roman"/>
                <w:szCs w:val="26"/>
              </w:rPr>
              <w:t>8.1</w:t>
            </w:r>
          </w:p>
        </w:tc>
      </w:tr>
      <w:tr w:rsidR="00D9056D" w14:paraId="4CE7AC25" w14:textId="77777777">
        <w:tc>
          <w:tcPr>
            <w:tcW w:w="2350" w:type="dxa"/>
            <w:tcBorders>
              <w:top w:val="single" w:sz="4" w:space="0" w:color="000000"/>
              <w:left w:val="single" w:sz="4" w:space="0" w:color="000000"/>
              <w:bottom w:val="single" w:sz="4" w:space="0" w:color="000000"/>
              <w:right w:val="single" w:sz="4" w:space="0" w:color="000000"/>
            </w:tcBorders>
          </w:tcPr>
          <w:p w14:paraId="1CC20F40"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000" w:type="dxa"/>
            <w:tcBorders>
              <w:top w:val="single" w:sz="4" w:space="0" w:color="000000"/>
              <w:left w:val="single" w:sz="4" w:space="0" w:color="000000"/>
              <w:bottom w:val="single" w:sz="4" w:space="0" w:color="000000"/>
              <w:right w:val="single" w:sz="4" w:space="0" w:color="000000"/>
            </w:tcBorders>
          </w:tcPr>
          <w:p w14:paraId="5BCFC5E4" w14:textId="77777777" w:rsidR="00D9056D" w:rsidRDefault="00D9056D">
            <w:pPr>
              <w:spacing w:line="240" w:lineRule="auto"/>
              <w:rPr>
                <w:rFonts w:eastAsia="Times New Roman" w:cs="Times New Roman"/>
                <w:szCs w:val="26"/>
              </w:rPr>
            </w:pPr>
            <w:r>
              <w:rPr>
                <w:rFonts w:eastAsia="Times New Roman" w:cs="Times New Roman"/>
                <w:szCs w:val="26"/>
              </w:rPr>
              <w:t>Chọn sản phẩm cần mua</w:t>
            </w:r>
          </w:p>
        </w:tc>
      </w:tr>
      <w:tr w:rsidR="00D9056D" w14:paraId="00FFBCD9" w14:textId="77777777">
        <w:tc>
          <w:tcPr>
            <w:tcW w:w="2350" w:type="dxa"/>
            <w:tcBorders>
              <w:top w:val="single" w:sz="4" w:space="0" w:color="000000"/>
              <w:left w:val="single" w:sz="4" w:space="0" w:color="000000"/>
              <w:bottom w:val="single" w:sz="4" w:space="0" w:color="000000"/>
              <w:right w:val="single" w:sz="4" w:space="0" w:color="000000"/>
            </w:tcBorders>
          </w:tcPr>
          <w:p w14:paraId="6EC3EBFE"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000" w:type="dxa"/>
            <w:tcBorders>
              <w:top w:val="single" w:sz="4" w:space="0" w:color="000000"/>
              <w:left w:val="single" w:sz="4" w:space="0" w:color="000000"/>
              <w:bottom w:val="single" w:sz="4" w:space="0" w:color="000000"/>
              <w:right w:val="single" w:sz="4" w:space="0" w:color="000000"/>
            </w:tcBorders>
          </w:tcPr>
          <w:p w14:paraId="6D416655" w14:textId="77777777" w:rsidR="00D9056D" w:rsidRDefault="00D9056D">
            <w:pPr>
              <w:spacing w:line="240" w:lineRule="auto"/>
              <w:rPr>
                <w:rFonts w:eastAsia="Times New Roman" w:cs="Times New Roman"/>
                <w:szCs w:val="26"/>
              </w:rPr>
            </w:pPr>
            <w:r>
              <w:rPr>
                <w:rFonts w:eastAsia="Times New Roman" w:cs="Times New Roman"/>
                <w:szCs w:val="26"/>
              </w:rPr>
              <w:t xml:space="preserve">Tôi là khách hàng, tôi muốn mua sản phẩm </w:t>
            </w:r>
          </w:p>
        </w:tc>
      </w:tr>
      <w:tr w:rsidR="00D9056D" w14:paraId="0BC689EB" w14:textId="77777777">
        <w:tc>
          <w:tcPr>
            <w:tcW w:w="2350" w:type="dxa"/>
            <w:tcBorders>
              <w:top w:val="single" w:sz="4" w:space="0" w:color="000000"/>
              <w:left w:val="single" w:sz="4" w:space="0" w:color="000000"/>
              <w:bottom w:val="single" w:sz="4" w:space="0" w:color="000000"/>
              <w:right w:val="single" w:sz="4" w:space="0" w:color="000000"/>
            </w:tcBorders>
          </w:tcPr>
          <w:p w14:paraId="6DFC8EF2"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000" w:type="dxa"/>
            <w:tcBorders>
              <w:top w:val="single" w:sz="4" w:space="0" w:color="000000"/>
              <w:left w:val="single" w:sz="4" w:space="0" w:color="000000"/>
              <w:bottom w:val="single" w:sz="4" w:space="0" w:color="000000"/>
              <w:right w:val="single" w:sz="4" w:space="0" w:color="000000"/>
            </w:tcBorders>
          </w:tcPr>
          <w:p w14:paraId="0D04CA03" w14:textId="77777777" w:rsidR="00D9056D" w:rsidRDefault="00D9056D">
            <w:pPr>
              <w:spacing w:line="240" w:lineRule="auto"/>
              <w:rPr>
                <w:rFonts w:eastAsia="Times New Roman" w:cs="Times New Roman"/>
                <w:szCs w:val="26"/>
              </w:rPr>
            </w:pPr>
            <w:r>
              <w:rPr>
                <w:rFonts w:eastAsia="Times New Roman" w:cs="Times New Roman"/>
                <w:szCs w:val="26"/>
              </w:rPr>
              <w:t xml:space="preserve">Khách hàng </w:t>
            </w:r>
          </w:p>
        </w:tc>
      </w:tr>
      <w:tr w:rsidR="00D9056D" w14:paraId="429FD215" w14:textId="77777777">
        <w:tc>
          <w:tcPr>
            <w:tcW w:w="2350" w:type="dxa"/>
            <w:tcBorders>
              <w:top w:val="single" w:sz="4" w:space="0" w:color="000000"/>
              <w:left w:val="single" w:sz="4" w:space="0" w:color="000000"/>
              <w:bottom w:val="single" w:sz="4" w:space="0" w:color="000000"/>
              <w:right w:val="single" w:sz="4" w:space="0" w:color="000000"/>
            </w:tcBorders>
          </w:tcPr>
          <w:p w14:paraId="5AA5B205"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000" w:type="dxa"/>
            <w:tcBorders>
              <w:top w:val="single" w:sz="4" w:space="0" w:color="000000"/>
              <w:left w:val="single" w:sz="4" w:space="0" w:color="000000"/>
              <w:bottom w:val="single" w:sz="4" w:space="0" w:color="000000"/>
              <w:right w:val="single" w:sz="4" w:space="0" w:color="000000"/>
            </w:tcBorders>
          </w:tcPr>
          <w:p w14:paraId="21AB45C1"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47F6B130" w14:textId="77777777">
        <w:tc>
          <w:tcPr>
            <w:tcW w:w="2350" w:type="dxa"/>
            <w:tcBorders>
              <w:top w:val="single" w:sz="4" w:space="0" w:color="000000"/>
              <w:left w:val="single" w:sz="4" w:space="0" w:color="000000"/>
              <w:bottom w:val="single" w:sz="4" w:space="0" w:color="000000"/>
              <w:right w:val="single" w:sz="4" w:space="0" w:color="000000"/>
            </w:tcBorders>
          </w:tcPr>
          <w:p w14:paraId="084B48B9"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000" w:type="dxa"/>
            <w:tcBorders>
              <w:top w:val="single" w:sz="4" w:space="0" w:color="000000"/>
              <w:left w:val="single" w:sz="4" w:space="0" w:color="000000"/>
              <w:bottom w:val="single" w:sz="4" w:space="0" w:color="000000"/>
              <w:right w:val="single" w:sz="4" w:space="0" w:color="000000"/>
            </w:tcBorders>
          </w:tcPr>
          <w:p w14:paraId="4B31938F" w14:textId="77777777" w:rsidR="00D9056D" w:rsidRDefault="00D9056D">
            <w:pPr>
              <w:spacing w:line="240" w:lineRule="auto"/>
              <w:rPr>
                <w:rFonts w:eastAsia="Times New Roman" w:cs="Times New Roman"/>
                <w:szCs w:val="26"/>
              </w:rPr>
            </w:pPr>
            <w:r>
              <w:rPr>
                <w:rFonts w:eastAsia="Times New Roman" w:cs="Times New Roman"/>
                <w:color w:val="000000"/>
                <w:szCs w:val="26"/>
              </w:rPr>
              <w:t xml:space="preserve">Người dùng chọn vào nút “Thêm vào giỏ hàng” </w:t>
            </w:r>
          </w:p>
        </w:tc>
      </w:tr>
      <w:tr w:rsidR="00D9056D" w14:paraId="68947C08" w14:textId="77777777">
        <w:trPr>
          <w:trHeight w:val="727"/>
        </w:trPr>
        <w:tc>
          <w:tcPr>
            <w:tcW w:w="2350" w:type="dxa"/>
            <w:tcBorders>
              <w:top w:val="single" w:sz="4" w:space="0" w:color="000000"/>
              <w:left w:val="single" w:sz="4" w:space="0" w:color="000000"/>
              <w:bottom w:val="single" w:sz="4" w:space="0" w:color="000000"/>
              <w:right w:val="single" w:sz="4" w:space="0" w:color="000000"/>
            </w:tcBorders>
          </w:tcPr>
          <w:p w14:paraId="5DF848EA"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000" w:type="dxa"/>
            <w:tcBorders>
              <w:top w:val="single" w:sz="4" w:space="0" w:color="000000"/>
              <w:left w:val="single" w:sz="4" w:space="0" w:color="000000"/>
              <w:bottom w:val="single" w:sz="4" w:space="0" w:color="000000"/>
              <w:right w:val="single" w:sz="4" w:space="0" w:color="000000"/>
            </w:tcBorders>
          </w:tcPr>
          <w:p w14:paraId="191227FB"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w:t>
            </w:r>
            <w:r>
              <w:rPr>
                <w:rFonts w:eastAsia="Times New Roman" w:cs="Times New Roman"/>
                <w:szCs w:val="26"/>
              </w:rPr>
              <w:t xml:space="preserve"> xem</w:t>
            </w:r>
            <w:r>
              <w:rPr>
                <w:rFonts w:eastAsia="Times New Roman" w:cs="Times New Roman"/>
                <w:color w:val="000000"/>
                <w:szCs w:val="26"/>
              </w:rPr>
              <w:t xml:space="preserve"> sản phẩm muốn mua</w:t>
            </w:r>
          </w:p>
        </w:tc>
      </w:tr>
      <w:tr w:rsidR="00D9056D" w14:paraId="197FDAFF" w14:textId="77777777">
        <w:tc>
          <w:tcPr>
            <w:tcW w:w="2350" w:type="dxa"/>
            <w:tcBorders>
              <w:top w:val="single" w:sz="4" w:space="0" w:color="000000"/>
              <w:left w:val="single" w:sz="4" w:space="0" w:color="000000"/>
              <w:bottom w:val="single" w:sz="4" w:space="0" w:color="000000"/>
              <w:right w:val="single" w:sz="4" w:space="0" w:color="000000"/>
            </w:tcBorders>
          </w:tcPr>
          <w:p w14:paraId="2367336C"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000" w:type="dxa"/>
            <w:tcBorders>
              <w:top w:val="single" w:sz="4" w:space="0" w:color="000000"/>
              <w:left w:val="single" w:sz="4" w:space="0" w:color="000000"/>
              <w:bottom w:val="single" w:sz="4" w:space="0" w:color="000000"/>
              <w:right w:val="single" w:sz="4" w:space="0" w:color="000000"/>
            </w:tcBorders>
          </w:tcPr>
          <w:p w14:paraId="492C7B05"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thêm sản phẩm vào giỏ hàng của người dùng</w:t>
            </w:r>
          </w:p>
          <w:p w14:paraId="4A783EEA"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thông báo xác nhận cho người dùng</w:t>
            </w:r>
          </w:p>
          <w:p w14:paraId="02127785"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cập nhật số lượng sản phẩm</w:t>
            </w:r>
          </w:p>
        </w:tc>
      </w:tr>
      <w:tr w:rsidR="00D9056D" w14:paraId="09146E78" w14:textId="77777777">
        <w:tc>
          <w:tcPr>
            <w:tcW w:w="2350" w:type="dxa"/>
            <w:tcBorders>
              <w:top w:val="single" w:sz="4" w:space="0" w:color="000000"/>
              <w:left w:val="single" w:sz="4" w:space="0" w:color="000000"/>
              <w:bottom w:val="single" w:sz="4" w:space="0" w:color="000000"/>
              <w:right w:val="single" w:sz="4" w:space="0" w:color="000000"/>
            </w:tcBorders>
          </w:tcPr>
          <w:p w14:paraId="59012C86"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7000" w:type="dxa"/>
            <w:tcBorders>
              <w:top w:val="single" w:sz="4" w:space="0" w:color="000000"/>
              <w:left w:val="single" w:sz="4" w:space="0" w:color="000000"/>
              <w:bottom w:val="single" w:sz="4" w:space="0" w:color="000000"/>
              <w:right w:val="single" w:sz="4" w:space="0" w:color="000000"/>
            </w:tcBorders>
          </w:tcPr>
          <w:p w14:paraId="1D15F0E4"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vào lo</w:t>
            </w:r>
            <w:r>
              <w:rPr>
                <w:rFonts w:eastAsia="Times New Roman" w:cs="Times New Roman"/>
                <w:szCs w:val="26"/>
              </w:rPr>
              <w:t xml:space="preserve">ại </w:t>
            </w:r>
            <w:r>
              <w:rPr>
                <w:rFonts w:eastAsia="Times New Roman" w:cs="Times New Roman"/>
                <w:color w:val="000000"/>
                <w:szCs w:val="26"/>
              </w:rPr>
              <w:t>sản phẩm muốn mua</w:t>
            </w:r>
          </w:p>
          <w:p w14:paraId="6DC716FE"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số lượng sản phẩm muốn mua</w:t>
            </w:r>
          </w:p>
          <w:p w14:paraId="09CA090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nút “Thêm vào giỏ hàng”</w:t>
            </w:r>
          </w:p>
          <w:p w14:paraId="26C8599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kiểm tra số lượng sản phẩm trong kho</w:t>
            </w:r>
          </w:p>
          <w:p w14:paraId="6F218A6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gửi thông báo tới khách hàng</w:t>
            </w:r>
          </w:p>
          <w:p w14:paraId="74C6C8F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xác nhận đơn hàng</w:t>
            </w:r>
          </w:p>
          <w:p w14:paraId="09186CD9"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w:t>
            </w:r>
            <w:r>
              <w:rPr>
                <w:rFonts w:eastAsia="Times New Roman" w:cs="Times New Roman"/>
                <w:szCs w:val="26"/>
              </w:rPr>
              <w:t>Đã thêm vào giỏ</w:t>
            </w:r>
            <w:r>
              <w:rPr>
                <w:rFonts w:eastAsia="Times New Roman" w:cs="Times New Roman"/>
                <w:color w:val="000000"/>
                <w:szCs w:val="26"/>
              </w:rPr>
              <w:t>”</w:t>
            </w:r>
          </w:p>
        </w:tc>
      </w:tr>
      <w:tr w:rsidR="00D9056D" w14:paraId="0E4DC968" w14:textId="77777777">
        <w:trPr>
          <w:trHeight w:val="435"/>
        </w:trPr>
        <w:tc>
          <w:tcPr>
            <w:tcW w:w="2350" w:type="dxa"/>
            <w:tcBorders>
              <w:top w:val="single" w:sz="4" w:space="0" w:color="000000"/>
              <w:left w:val="single" w:sz="4" w:space="0" w:color="000000"/>
              <w:bottom w:val="single" w:sz="4" w:space="0" w:color="000000"/>
              <w:right w:val="single" w:sz="4" w:space="0" w:color="000000"/>
            </w:tcBorders>
          </w:tcPr>
          <w:p w14:paraId="6FDE9675"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000" w:type="dxa"/>
            <w:tcBorders>
              <w:top w:val="single" w:sz="4" w:space="0" w:color="000000"/>
              <w:left w:val="single" w:sz="4" w:space="0" w:color="000000"/>
              <w:bottom w:val="single" w:sz="4" w:space="0" w:color="000000"/>
              <w:right w:val="single" w:sz="4" w:space="0" w:color="000000"/>
            </w:tcBorders>
          </w:tcPr>
          <w:p w14:paraId="493EEE6E"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4299D0C9" w14:textId="77777777">
        <w:tc>
          <w:tcPr>
            <w:tcW w:w="2350" w:type="dxa"/>
            <w:tcBorders>
              <w:top w:val="single" w:sz="4" w:space="0" w:color="000000"/>
              <w:left w:val="single" w:sz="4" w:space="0" w:color="000000"/>
              <w:bottom w:val="single" w:sz="4" w:space="0" w:color="000000"/>
              <w:right w:val="single" w:sz="4" w:space="0" w:color="000000"/>
            </w:tcBorders>
          </w:tcPr>
          <w:p w14:paraId="59344D48"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000" w:type="dxa"/>
            <w:tcBorders>
              <w:top w:val="single" w:sz="4" w:space="0" w:color="000000"/>
              <w:left w:val="single" w:sz="4" w:space="0" w:color="000000"/>
              <w:bottom w:val="single" w:sz="4" w:space="0" w:color="000000"/>
              <w:right w:val="single" w:sz="4" w:space="0" w:color="000000"/>
            </w:tcBorders>
          </w:tcPr>
          <w:p w14:paraId="4685AD54" w14:textId="77777777" w:rsidR="00D9056D" w:rsidRDefault="00D9056D">
            <w:pPr>
              <w:spacing w:after="0" w:line="240" w:lineRule="auto"/>
              <w:rPr>
                <w:rFonts w:eastAsia="Times New Roman" w:cs="Times New Roman"/>
                <w:szCs w:val="26"/>
              </w:rPr>
            </w:pPr>
            <w:r>
              <w:rPr>
                <w:rFonts w:eastAsia="Times New Roman" w:cs="Times New Roman"/>
                <w:szCs w:val="26"/>
              </w:rPr>
              <w:t>3a. Nếu hệ thống gặp lỗi khi thêm sản phẩm hoặc mua sản phẩm, hệ thống hiển thị thông báo “Lỗi !!!” và kết thúc</w:t>
            </w:r>
          </w:p>
          <w:p w14:paraId="1157581E" w14:textId="77777777" w:rsidR="00D9056D" w:rsidRDefault="00D9056D">
            <w:pPr>
              <w:spacing w:after="0" w:line="240" w:lineRule="auto"/>
              <w:rPr>
                <w:rFonts w:eastAsia="Times New Roman" w:cs="Times New Roman"/>
                <w:szCs w:val="26"/>
              </w:rPr>
            </w:pPr>
            <w:r>
              <w:rPr>
                <w:rFonts w:eastAsia="Times New Roman" w:cs="Times New Roman"/>
                <w:szCs w:val="26"/>
              </w:rPr>
              <w:t>5a. Nếu số lượng sản phẩm trong kho không đủ, hệ thống hiển thị thông báo “Số lượng không đủ” và kết thúc</w:t>
            </w:r>
          </w:p>
          <w:p w14:paraId="5EDC4040" w14:textId="77777777" w:rsidR="00D9056D" w:rsidRDefault="00D9056D">
            <w:pPr>
              <w:spacing w:after="0" w:line="240" w:lineRule="auto"/>
              <w:rPr>
                <w:rFonts w:eastAsia="Times New Roman" w:cs="Times New Roman"/>
                <w:szCs w:val="26"/>
              </w:rPr>
            </w:pPr>
            <w:r>
              <w:rPr>
                <w:rFonts w:eastAsia="Times New Roman" w:cs="Times New Roman"/>
                <w:szCs w:val="26"/>
              </w:rPr>
              <w:t>7a. Nếu quá trình xác nhận đơn hàng gặp gián đoạn,hệ thống thông báo “Thêm không thành công” và kết thúc</w:t>
            </w:r>
          </w:p>
        </w:tc>
      </w:tr>
      <w:tr w:rsidR="00D9056D" w14:paraId="32952ED2" w14:textId="77777777">
        <w:tc>
          <w:tcPr>
            <w:tcW w:w="2350" w:type="dxa"/>
            <w:tcBorders>
              <w:top w:val="single" w:sz="4" w:space="0" w:color="000000"/>
              <w:left w:val="single" w:sz="4" w:space="0" w:color="000000"/>
              <w:bottom w:val="single" w:sz="4" w:space="0" w:color="000000"/>
              <w:right w:val="single" w:sz="4" w:space="0" w:color="000000"/>
            </w:tcBorders>
          </w:tcPr>
          <w:p w14:paraId="21EB7A53"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000" w:type="dxa"/>
            <w:tcBorders>
              <w:top w:val="single" w:sz="4" w:space="0" w:color="000000"/>
              <w:left w:val="single" w:sz="4" w:space="0" w:color="000000"/>
              <w:bottom w:val="single" w:sz="4" w:space="0" w:color="000000"/>
              <w:right w:val="single" w:sz="4" w:space="0" w:color="000000"/>
            </w:tcBorders>
          </w:tcPr>
          <w:p w14:paraId="61C08AAE"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40F484D4" w14:textId="77777777">
        <w:tc>
          <w:tcPr>
            <w:tcW w:w="2350" w:type="dxa"/>
            <w:tcBorders>
              <w:top w:val="single" w:sz="4" w:space="0" w:color="000000"/>
              <w:left w:val="single" w:sz="4" w:space="0" w:color="000000"/>
              <w:bottom w:val="single" w:sz="4" w:space="0" w:color="000000"/>
              <w:right w:val="single" w:sz="4" w:space="0" w:color="000000"/>
            </w:tcBorders>
          </w:tcPr>
          <w:p w14:paraId="20320090"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000" w:type="dxa"/>
            <w:tcBorders>
              <w:top w:val="single" w:sz="4" w:space="0" w:color="000000"/>
              <w:left w:val="single" w:sz="4" w:space="0" w:color="000000"/>
              <w:bottom w:val="single" w:sz="4" w:space="0" w:color="000000"/>
              <w:right w:val="single" w:sz="4" w:space="0" w:color="000000"/>
            </w:tcBorders>
          </w:tcPr>
          <w:p w14:paraId="394C58B9"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7F9887C3" w14:textId="77777777" w:rsidR="00D9056D" w:rsidRDefault="00D9056D">
      <w:pPr>
        <w:rPr>
          <w:rFonts w:eastAsia="Times New Roman" w:cs="Times New Roman"/>
          <w:szCs w:val="26"/>
        </w:rPr>
      </w:pPr>
    </w:p>
    <w:p w14:paraId="638982D2"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lastRenderedPageBreak/>
        <w:drawing>
          <wp:inline distT="114300" distB="114300" distL="114300" distR="114300" wp14:anchorId="398A25C3" wp14:editId="03D78A5A">
            <wp:extent cx="5943600" cy="55880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5588000"/>
                    </a:xfrm>
                    <a:prstGeom prst="rect">
                      <a:avLst/>
                    </a:prstGeom>
                    <a:ln/>
                  </pic:spPr>
                </pic:pic>
              </a:graphicData>
            </a:graphic>
          </wp:inline>
        </w:drawing>
      </w:r>
    </w:p>
    <w:p w14:paraId="199D4060" w14:textId="0BBE1686" w:rsidR="00D9056D" w:rsidRDefault="003648D2" w:rsidP="003648D2">
      <w:pPr>
        <w:pStyle w:val="Caption"/>
        <w:rPr>
          <w:rFonts w:eastAsia="Times New Roman" w:cs="Times New Roman"/>
          <w:color w:val="000000"/>
          <w:sz w:val="24"/>
          <w:szCs w:val="24"/>
        </w:rPr>
      </w:pPr>
      <w:r>
        <w:t xml:space="preserve">Hình  </w:t>
      </w:r>
      <w:fldSimple w:instr=" SEQ Hình_ \* ARABIC ">
        <w:r>
          <w:rPr>
            <w:noProof/>
          </w:rPr>
          <w:t>23</w:t>
        </w:r>
      </w:fldSimple>
    </w:p>
    <w:p w14:paraId="40BB5228" w14:textId="77777777" w:rsidR="00D9056D" w:rsidRDefault="00D9056D">
      <w:pPr>
        <w:rPr>
          <w:rFonts w:eastAsia="Times New Roman" w:cs="Times New Roman"/>
          <w:szCs w:val="26"/>
        </w:rPr>
      </w:pPr>
      <w:r>
        <w:rPr>
          <w:rFonts w:eastAsia="Times New Roman" w:cs="Times New Roman"/>
          <w:szCs w:val="26"/>
        </w:rPr>
        <w:t>8.2 Thanh toán mua hàng</w:t>
      </w:r>
    </w:p>
    <w:tbl>
      <w:tblPr>
        <w:tblW w:w="9350" w:type="dxa"/>
        <w:tblLayout w:type="fixed"/>
        <w:tblLook w:val="0400" w:firstRow="0" w:lastRow="0" w:firstColumn="0" w:lastColumn="0" w:noHBand="0" w:noVBand="1"/>
      </w:tblPr>
      <w:tblGrid>
        <w:gridCol w:w="2612"/>
        <w:gridCol w:w="6738"/>
      </w:tblGrid>
      <w:tr w:rsidR="00D9056D" w14:paraId="20C8B015" w14:textId="77777777">
        <w:tc>
          <w:tcPr>
            <w:tcW w:w="2612" w:type="dxa"/>
            <w:tcBorders>
              <w:top w:val="single" w:sz="4" w:space="0" w:color="000000"/>
              <w:left w:val="single" w:sz="4" w:space="0" w:color="000000"/>
              <w:bottom w:val="single" w:sz="4" w:space="0" w:color="000000"/>
              <w:right w:val="single" w:sz="4" w:space="0" w:color="000000"/>
            </w:tcBorders>
          </w:tcPr>
          <w:p w14:paraId="6D4B939B"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6738" w:type="dxa"/>
            <w:tcBorders>
              <w:top w:val="single" w:sz="4" w:space="0" w:color="000000"/>
              <w:left w:val="single" w:sz="4" w:space="0" w:color="000000"/>
              <w:bottom w:val="single" w:sz="4" w:space="0" w:color="000000"/>
              <w:right w:val="single" w:sz="4" w:space="0" w:color="000000"/>
            </w:tcBorders>
          </w:tcPr>
          <w:p w14:paraId="076AA1AA" w14:textId="77777777" w:rsidR="00D9056D" w:rsidRDefault="00D9056D">
            <w:pPr>
              <w:spacing w:line="240" w:lineRule="auto"/>
              <w:rPr>
                <w:rFonts w:eastAsia="Times New Roman" w:cs="Times New Roman"/>
                <w:szCs w:val="26"/>
              </w:rPr>
            </w:pPr>
            <w:r>
              <w:rPr>
                <w:rFonts w:eastAsia="Times New Roman" w:cs="Times New Roman"/>
                <w:szCs w:val="26"/>
              </w:rPr>
              <w:t>8.2</w:t>
            </w:r>
          </w:p>
        </w:tc>
      </w:tr>
      <w:tr w:rsidR="00D9056D" w14:paraId="5FCBDE96" w14:textId="77777777">
        <w:tc>
          <w:tcPr>
            <w:tcW w:w="2612" w:type="dxa"/>
            <w:tcBorders>
              <w:top w:val="single" w:sz="4" w:space="0" w:color="000000"/>
              <w:left w:val="single" w:sz="4" w:space="0" w:color="000000"/>
              <w:bottom w:val="single" w:sz="4" w:space="0" w:color="000000"/>
              <w:right w:val="single" w:sz="4" w:space="0" w:color="000000"/>
            </w:tcBorders>
          </w:tcPr>
          <w:p w14:paraId="4E17C761"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6738" w:type="dxa"/>
            <w:tcBorders>
              <w:top w:val="single" w:sz="4" w:space="0" w:color="000000"/>
              <w:left w:val="single" w:sz="4" w:space="0" w:color="000000"/>
              <w:bottom w:val="single" w:sz="4" w:space="0" w:color="000000"/>
              <w:right w:val="single" w:sz="4" w:space="0" w:color="000000"/>
            </w:tcBorders>
          </w:tcPr>
          <w:p w14:paraId="0148C576" w14:textId="77777777" w:rsidR="00D9056D" w:rsidRDefault="00D9056D">
            <w:pPr>
              <w:spacing w:line="240" w:lineRule="auto"/>
              <w:rPr>
                <w:rFonts w:eastAsia="Times New Roman" w:cs="Times New Roman"/>
                <w:szCs w:val="26"/>
              </w:rPr>
            </w:pPr>
            <w:r>
              <w:rPr>
                <w:rFonts w:eastAsia="Times New Roman" w:cs="Times New Roman"/>
                <w:szCs w:val="26"/>
              </w:rPr>
              <w:t>Thanh toán mua hàng</w:t>
            </w:r>
          </w:p>
        </w:tc>
      </w:tr>
      <w:tr w:rsidR="00D9056D" w14:paraId="2CF2C05E" w14:textId="77777777">
        <w:tc>
          <w:tcPr>
            <w:tcW w:w="2612" w:type="dxa"/>
            <w:tcBorders>
              <w:top w:val="single" w:sz="4" w:space="0" w:color="000000"/>
              <w:left w:val="single" w:sz="4" w:space="0" w:color="000000"/>
              <w:bottom w:val="single" w:sz="4" w:space="0" w:color="000000"/>
              <w:right w:val="single" w:sz="4" w:space="0" w:color="000000"/>
            </w:tcBorders>
          </w:tcPr>
          <w:p w14:paraId="2B270C7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6738" w:type="dxa"/>
            <w:tcBorders>
              <w:top w:val="single" w:sz="4" w:space="0" w:color="000000"/>
              <w:left w:val="single" w:sz="4" w:space="0" w:color="000000"/>
              <w:bottom w:val="single" w:sz="4" w:space="0" w:color="000000"/>
              <w:right w:val="single" w:sz="4" w:space="0" w:color="000000"/>
            </w:tcBorders>
          </w:tcPr>
          <w:p w14:paraId="14160CB9"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thanh toán mua hàng </w:t>
            </w:r>
          </w:p>
        </w:tc>
      </w:tr>
      <w:tr w:rsidR="00D9056D" w14:paraId="11DA18AA" w14:textId="77777777">
        <w:tc>
          <w:tcPr>
            <w:tcW w:w="2612" w:type="dxa"/>
            <w:tcBorders>
              <w:top w:val="single" w:sz="4" w:space="0" w:color="000000"/>
              <w:left w:val="single" w:sz="4" w:space="0" w:color="000000"/>
              <w:bottom w:val="single" w:sz="4" w:space="0" w:color="000000"/>
              <w:right w:val="single" w:sz="4" w:space="0" w:color="000000"/>
            </w:tcBorders>
          </w:tcPr>
          <w:p w14:paraId="77CAA199"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6738" w:type="dxa"/>
            <w:tcBorders>
              <w:top w:val="single" w:sz="4" w:space="0" w:color="000000"/>
              <w:left w:val="single" w:sz="4" w:space="0" w:color="000000"/>
              <w:bottom w:val="single" w:sz="4" w:space="0" w:color="000000"/>
              <w:right w:val="single" w:sz="4" w:space="0" w:color="000000"/>
            </w:tcBorders>
          </w:tcPr>
          <w:p w14:paraId="33A6676A" w14:textId="77777777" w:rsidR="00D9056D" w:rsidRDefault="00D9056D">
            <w:pPr>
              <w:spacing w:line="240" w:lineRule="auto"/>
              <w:rPr>
                <w:rFonts w:eastAsia="Times New Roman" w:cs="Times New Roman"/>
                <w:szCs w:val="26"/>
              </w:rPr>
            </w:pPr>
            <w:r>
              <w:rPr>
                <w:rFonts w:eastAsia="Times New Roman" w:cs="Times New Roman"/>
                <w:szCs w:val="26"/>
              </w:rPr>
              <w:t xml:space="preserve">Khách hàng </w:t>
            </w:r>
          </w:p>
        </w:tc>
      </w:tr>
      <w:tr w:rsidR="00D9056D" w14:paraId="321B20AC" w14:textId="77777777">
        <w:tc>
          <w:tcPr>
            <w:tcW w:w="2612" w:type="dxa"/>
            <w:tcBorders>
              <w:top w:val="single" w:sz="4" w:space="0" w:color="000000"/>
              <w:left w:val="single" w:sz="4" w:space="0" w:color="000000"/>
              <w:bottom w:val="single" w:sz="4" w:space="0" w:color="000000"/>
              <w:right w:val="single" w:sz="4" w:space="0" w:color="000000"/>
            </w:tcBorders>
          </w:tcPr>
          <w:p w14:paraId="76F0EC59"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6738" w:type="dxa"/>
            <w:tcBorders>
              <w:top w:val="single" w:sz="4" w:space="0" w:color="000000"/>
              <w:left w:val="single" w:sz="4" w:space="0" w:color="000000"/>
              <w:bottom w:val="single" w:sz="4" w:space="0" w:color="000000"/>
              <w:right w:val="single" w:sz="4" w:space="0" w:color="000000"/>
            </w:tcBorders>
          </w:tcPr>
          <w:p w14:paraId="13A81430"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4EBF61DE" w14:textId="77777777">
        <w:tc>
          <w:tcPr>
            <w:tcW w:w="2612" w:type="dxa"/>
            <w:tcBorders>
              <w:top w:val="single" w:sz="4" w:space="0" w:color="000000"/>
              <w:left w:val="single" w:sz="4" w:space="0" w:color="000000"/>
              <w:bottom w:val="single" w:sz="4" w:space="0" w:color="000000"/>
              <w:right w:val="single" w:sz="4" w:space="0" w:color="000000"/>
            </w:tcBorders>
          </w:tcPr>
          <w:p w14:paraId="55C138E8"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6738" w:type="dxa"/>
            <w:tcBorders>
              <w:top w:val="single" w:sz="4" w:space="0" w:color="000000"/>
              <w:left w:val="single" w:sz="4" w:space="0" w:color="000000"/>
              <w:bottom w:val="single" w:sz="4" w:space="0" w:color="000000"/>
              <w:right w:val="single" w:sz="4" w:space="0" w:color="000000"/>
            </w:tcBorders>
          </w:tcPr>
          <w:p w14:paraId="70B0EEA0" w14:textId="77777777" w:rsidR="00D9056D" w:rsidRDefault="00D9056D">
            <w:pPr>
              <w:spacing w:line="240" w:lineRule="auto"/>
              <w:rPr>
                <w:rFonts w:eastAsia="Times New Roman" w:cs="Times New Roman"/>
                <w:szCs w:val="26"/>
              </w:rPr>
            </w:pPr>
            <w:r>
              <w:rPr>
                <w:rFonts w:eastAsia="Times New Roman" w:cs="Times New Roman"/>
                <w:szCs w:val="26"/>
              </w:rPr>
              <w:t>Khách hàng</w:t>
            </w:r>
            <w:r>
              <w:rPr>
                <w:rFonts w:eastAsia="Times New Roman" w:cs="Times New Roman"/>
                <w:color w:val="000000"/>
                <w:szCs w:val="26"/>
              </w:rPr>
              <w:t xml:space="preserve"> chọn vào nút “Thanh toán đơn hàng” </w:t>
            </w:r>
          </w:p>
        </w:tc>
      </w:tr>
      <w:tr w:rsidR="00D9056D" w14:paraId="0055E092" w14:textId="77777777">
        <w:tc>
          <w:tcPr>
            <w:tcW w:w="2612" w:type="dxa"/>
            <w:tcBorders>
              <w:top w:val="single" w:sz="4" w:space="0" w:color="000000"/>
              <w:left w:val="single" w:sz="4" w:space="0" w:color="000000"/>
              <w:bottom w:val="single" w:sz="4" w:space="0" w:color="000000"/>
              <w:right w:val="single" w:sz="4" w:space="0" w:color="000000"/>
            </w:tcBorders>
          </w:tcPr>
          <w:p w14:paraId="1F1A514D"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6738" w:type="dxa"/>
            <w:tcBorders>
              <w:top w:val="single" w:sz="4" w:space="0" w:color="000000"/>
              <w:left w:val="single" w:sz="4" w:space="0" w:color="000000"/>
              <w:bottom w:val="single" w:sz="4" w:space="0" w:color="000000"/>
              <w:right w:val="single" w:sz="4" w:space="0" w:color="000000"/>
            </w:tcBorders>
          </w:tcPr>
          <w:p w14:paraId="4FADADAB"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thực hiện bước 8.1</w:t>
            </w:r>
          </w:p>
          <w:p w14:paraId="54EC69E3"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chọn phương thức thanh toán</w:t>
            </w:r>
          </w:p>
          <w:p w14:paraId="0CA71178"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Người dùng nhập thông tin thanh toán</w:t>
            </w:r>
          </w:p>
        </w:tc>
      </w:tr>
      <w:tr w:rsidR="00D9056D" w14:paraId="3D157893" w14:textId="77777777">
        <w:tc>
          <w:tcPr>
            <w:tcW w:w="2612" w:type="dxa"/>
            <w:tcBorders>
              <w:top w:val="single" w:sz="4" w:space="0" w:color="000000"/>
              <w:left w:val="single" w:sz="4" w:space="0" w:color="000000"/>
              <w:bottom w:val="single" w:sz="4" w:space="0" w:color="000000"/>
              <w:right w:val="single" w:sz="4" w:space="0" w:color="000000"/>
            </w:tcBorders>
          </w:tcPr>
          <w:p w14:paraId="7994E873"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Post-conditions</w:t>
            </w:r>
          </w:p>
        </w:tc>
        <w:tc>
          <w:tcPr>
            <w:tcW w:w="6738" w:type="dxa"/>
            <w:tcBorders>
              <w:top w:val="single" w:sz="4" w:space="0" w:color="000000"/>
              <w:left w:val="single" w:sz="4" w:space="0" w:color="000000"/>
              <w:bottom w:val="single" w:sz="4" w:space="0" w:color="000000"/>
              <w:right w:val="single" w:sz="4" w:space="0" w:color="000000"/>
            </w:tcBorders>
          </w:tcPr>
          <w:p w14:paraId="60A6727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gửi xác nhận thanh toán cho người dùng</w:t>
            </w:r>
          </w:p>
          <w:p w14:paraId="6C817294"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hiển thị thông tin đơn hàng</w:t>
            </w:r>
          </w:p>
        </w:tc>
      </w:tr>
      <w:tr w:rsidR="00D9056D" w14:paraId="552B53DA" w14:textId="77777777">
        <w:tc>
          <w:tcPr>
            <w:tcW w:w="2612" w:type="dxa"/>
            <w:tcBorders>
              <w:top w:val="single" w:sz="4" w:space="0" w:color="000000"/>
              <w:left w:val="single" w:sz="4" w:space="0" w:color="000000"/>
              <w:bottom w:val="single" w:sz="4" w:space="0" w:color="000000"/>
              <w:right w:val="single" w:sz="4" w:space="0" w:color="000000"/>
            </w:tcBorders>
          </w:tcPr>
          <w:p w14:paraId="7BBF6CF3"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6738" w:type="dxa"/>
            <w:tcBorders>
              <w:top w:val="single" w:sz="4" w:space="0" w:color="000000"/>
              <w:left w:val="single" w:sz="4" w:space="0" w:color="000000"/>
              <w:bottom w:val="single" w:sz="4" w:space="0" w:color="000000"/>
              <w:right w:val="single" w:sz="4" w:space="0" w:color="000000"/>
            </w:tcBorders>
          </w:tcPr>
          <w:p w14:paraId="79C3A667"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trang thanh toán</w:t>
            </w:r>
          </w:p>
          <w:p w14:paraId="61D3AEA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phương thức thanh toán</w:t>
            </w:r>
          </w:p>
          <w:p w14:paraId="10DF6860"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nhập thông tin thanh toán:</w:t>
            </w:r>
            <w:r>
              <w:rPr>
                <w:rFonts w:eastAsia="Times New Roman" w:cs="Times New Roman"/>
                <w:szCs w:val="26"/>
              </w:rPr>
              <w:t xml:space="preserve"> tên người dùng, địa chỉ nhận hàng,số điện thoại.</w:t>
            </w:r>
            <w:r>
              <w:rPr>
                <w:rFonts w:eastAsia="Times New Roman" w:cs="Times New Roman"/>
                <w:color w:val="000000"/>
                <w:szCs w:val="26"/>
              </w:rPr>
              <w:t xml:space="preserve"> </w:t>
            </w:r>
          </w:p>
          <w:p w14:paraId="65B3F773"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xử lý và ghi đơn hàng</w:t>
            </w:r>
          </w:p>
          <w:p w14:paraId="4428E90B"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gửi thông báo tới khách hàng</w:t>
            </w:r>
          </w:p>
          <w:p w14:paraId="708124E8"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Khách hàng xác nhận thanh toán</w:t>
            </w:r>
          </w:p>
          <w:p w14:paraId="2571D749"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xác nhận đơn hàng</w:t>
            </w:r>
          </w:p>
          <w:p w14:paraId="1B5CE0DE"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thông tin đơn hàng</w:t>
            </w:r>
          </w:p>
        </w:tc>
      </w:tr>
      <w:tr w:rsidR="00D9056D" w14:paraId="434118AB" w14:textId="77777777">
        <w:trPr>
          <w:trHeight w:val="435"/>
        </w:trPr>
        <w:tc>
          <w:tcPr>
            <w:tcW w:w="2612" w:type="dxa"/>
            <w:tcBorders>
              <w:top w:val="single" w:sz="4" w:space="0" w:color="000000"/>
              <w:left w:val="single" w:sz="4" w:space="0" w:color="000000"/>
              <w:bottom w:val="single" w:sz="4" w:space="0" w:color="000000"/>
              <w:right w:val="single" w:sz="4" w:space="0" w:color="000000"/>
            </w:tcBorders>
          </w:tcPr>
          <w:p w14:paraId="7A3CBCAA"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6738" w:type="dxa"/>
            <w:tcBorders>
              <w:top w:val="single" w:sz="4" w:space="0" w:color="000000"/>
              <w:left w:val="single" w:sz="4" w:space="0" w:color="000000"/>
              <w:bottom w:val="single" w:sz="4" w:space="0" w:color="000000"/>
              <w:right w:val="single" w:sz="4" w:space="0" w:color="000000"/>
            </w:tcBorders>
          </w:tcPr>
          <w:p w14:paraId="071ECA3C"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060AD535" w14:textId="77777777">
        <w:tc>
          <w:tcPr>
            <w:tcW w:w="2612" w:type="dxa"/>
            <w:tcBorders>
              <w:top w:val="single" w:sz="4" w:space="0" w:color="000000"/>
              <w:left w:val="single" w:sz="4" w:space="0" w:color="000000"/>
              <w:bottom w:val="single" w:sz="4" w:space="0" w:color="000000"/>
              <w:right w:val="single" w:sz="4" w:space="0" w:color="000000"/>
            </w:tcBorders>
          </w:tcPr>
          <w:p w14:paraId="335C2CCB"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6738" w:type="dxa"/>
            <w:tcBorders>
              <w:top w:val="single" w:sz="4" w:space="0" w:color="000000"/>
              <w:left w:val="single" w:sz="4" w:space="0" w:color="000000"/>
              <w:bottom w:val="single" w:sz="4" w:space="0" w:color="000000"/>
              <w:right w:val="single" w:sz="4" w:space="0" w:color="000000"/>
            </w:tcBorders>
          </w:tcPr>
          <w:p w14:paraId="722F24F6" w14:textId="77777777" w:rsidR="00D9056D" w:rsidRDefault="00D9056D">
            <w:pPr>
              <w:spacing w:after="0" w:line="240" w:lineRule="auto"/>
              <w:rPr>
                <w:rFonts w:eastAsia="Times New Roman" w:cs="Times New Roman"/>
                <w:szCs w:val="26"/>
              </w:rPr>
            </w:pPr>
            <w:r>
              <w:rPr>
                <w:rFonts w:eastAsia="Times New Roman" w:cs="Times New Roman"/>
                <w:szCs w:val="26"/>
              </w:rPr>
              <w:t>1a. Nếu hệ thống lỗi, hiển thị “Trang thanh toán không có sẵn”, kết thúc</w:t>
            </w:r>
          </w:p>
          <w:p w14:paraId="15A9DA92" w14:textId="77777777" w:rsidR="00D9056D" w:rsidRDefault="00D9056D">
            <w:pPr>
              <w:spacing w:after="0" w:line="240" w:lineRule="auto"/>
              <w:rPr>
                <w:rFonts w:eastAsia="Times New Roman" w:cs="Times New Roman"/>
                <w:szCs w:val="26"/>
              </w:rPr>
            </w:pPr>
            <w:r>
              <w:rPr>
                <w:rFonts w:eastAsia="Times New Roman" w:cs="Times New Roman"/>
                <w:szCs w:val="26"/>
              </w:rPr>
              <w:t>4a. Nếu thông tin không hợp lệ, hệ thống hiển thị “Không hợp lệ”, kết thúc.</w:t>
            </w:r>
          </w:p>
          <w:p w14:paraId="3032C76A" w14:textId="77777777" w:rsidR="00D9056D" w:rsidRDefault="00D9056D">
            <w:pPr>
              <w:spacing w:after="0" w:line="240" w:lineRule="auto"/>
              <w:rPr>
                <w:rFonts w:eastAsia="Times New Roman" w:cs="Times New Roman"/>
                <w:szCs w:val="26"/>
              </w:rPr>
            </w:pPr>
            <w:r>
              <w:rPr>
                <w:rFonts w:eastAsia="Times New Roman" w:cs="Times New Roman"/>
                <w:szCs w:val="26"/>
              </w:rPr>
              <w:t>5a. Nếu hệ thống gặp sự cố khi xử lý đơn hàng, hiển thị “Lỗi! Thử lại sau”, kết thúc</w:t>
            </w:r>
          </w:p>
          <w:p w14:paraId="27190613" w14:textId="77777777" w:rsidR="00D9056D" w:rsidRDefault="00D9056D">
            <w:pPr>
              <w:spacing w:after="0" w:line="240" w:lineRule="auto"/>
              <w:rPr>
                <w:rFonts w:eastAsia="Times New Roman" w:cs="Times New Roman"/>
                <w:szCs w:val="26"/>
              </w:rPr>
            </w:pPr>
            <w:r>
              <w:rPr>
                <w:rFonts w:eastAsia="Times New Roman" w:cs="Times New Roman"/>
                <w:szCs w:val="26"/>
              </w:rPr>
              <w:t>7a. Nếu hệ thống gặp sự cố khi thanh toán,hiển thị “Thanh toán không thành công, kết thúc</w:t>
            </w:r>
          </w:p>
        </w:tc>
      </w:tr>
      <w:tr w:rsidR="00D9056D" w14:paraId="1CA9D016" w14:textId="77777777">
        <w:tc>
          <w:tcPr>
            <w:tcW w:w="2612" w:type="dxa"/>
            <w:tcBorders>
              <w:top w:val="single" w:sz="4" w:space="0" w:color="000000"/>
              <w:left w:val="single" w:sz="4" w:space="0" w:color="000000"/>
              <w:bottom w:val="single" w:sz="4" w:space="0" w:color="000000"/>
              <w:right w:val="single" w:sz="4" w:space="0" w:color="000000"/>
            </w:tcBorders>
          </w:tcPr>
          <w:p w14:paraId="68A1FE9C"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6738" w:type="dxa"/>
            <w:tcBorders>
              <w:top w:val="single" w:sz="4" w:space="0" w:color="000000"/>
              <w:left w:val="single" w:sz="4" w:space="0" w:color="000000"/>
              <w:bottom w:val="single" w:sz="4" w:space="0" w:color="000000"/>
              <w:right w:val="single" w:sz="4" w:space="0" w:color="000000"/>
            </w:tcBorders>
          </w:tcPr>
          <w:p w14:paraId="29B194E5"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39B7C304" w14:textId="77777777">
        <w:tc>
          <w:tcPr>
            <w:tcW w:w="2612" w:type="dxa"/>
            <w:tcBorders>
              <w:top w:val="single" w:sz="4" w:space="0" w:color="000000"/>
              <w:left w:val="single" w:sz="4" w:space="0" w:color="000000"/>
              <w:bottom w:val="single" w:sz="4" w:space="0" w:color="000000"/>
              <w:right w:val="single" w:sz="4" w:space="0" w:color="000000"/>
            </w:tcBorders>
          </w:tcPr>
          <w:p w14:paraId="39A0ACFE"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6738" w:type="dxa"/>
            <w:tcBorders>
              <w:top w:val="single" w:sz="4" w:space="0" w:color="000000"/>
              <w:left w:val="single" w:sz="4" w:space="0" w:color="000000"/>
              <w:bottom w:val="single" w:sz="4" w:space="0" w:color="000000"/>
              <w:right w:val="single" w:sz="4" w:space="0" w:color="000000"/>
            </w:tcBorders>
          </w:tcPr>
          <w:p w14:paraId="64194D4F"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59C138D5" w14:textId="77777777" w:rsidR="00D9056D" w:rsidRDefault="00D9056D">
      <w:pPr>
        <w:rPr>
          <w:rFonts w:eastAsia="Times New Roman" w:cs="Times New Roman"/>
          <w:szCs w:val="26"/>
        </w:rPr>
      </w:pPr>
    </w:p>
    <w:p w14:paraId="75044E60"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lastRenderedPageBreak/>
        <w:drawing>
          <wp:inline distT="114300" distB="114300" distL="114300" distR="114300" wp14:anchorId="7EE3505F" wp14:editId="718F36C2">
            <wp:extent cx="5943600" cy="66548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6654800"/>
                    </a:xfrm>
                    <a:prstGeom prst="rect">
                      <a:avLst/>
                    </a:prstGeom>
                    <a:ln/>
                  </pic:spPr>
                </pic:pic>
              </a:graphicData>
            </a:graphic>
          </wp:inline>
        </w:drawing>
      </w:r>
    </w:p>
    <w:p w14:paraId="64AE2F0D" w14:textId="01F6C88B" w:rsidR="00D9056D" w:rsidRDefault="003648D2" w:rsidP="003648D2">
      <w:pPr>
        <w:pStyle w:val="Caption"/>
        <w:rPr>
          <w:rFonts w:eastAsia="Times New Roman" w:cs="Times New Roman"/>
          <w:color w:val="000000"/>
          <w:sz w:val="24"/>
          <w:szCs w:val="24"/>
        </w:rPr>
      </w:pPr>
      <w:r>
        <w:t xml:space="preserve">Hình  </w:t>
      </w:r>
      <w:fldSimple w:instr=" SEQ Hình_ \* ARABIC ">
        <w:r>
          <w:rPr>
            <w:noProof/>
          </w:rPr>
          <w:t>24</w:t>
        </w:r>
      </w:fldSimple>
    </w:p>
    <w:p w14:paraId="094FE03D" w14:textId="77777777" w:rsidR="00D9056D" w:rsidRDefault="00D9056D">
      <w:pPr>
        <w:rPr>
          <w:rFonts w:eastAsia="Times New Roman" w:cs="Times New Roman"/>
          <w:szCs w:val="26"/>
        </w:rPr>
      </w:pPr>
      <w:r>
        <w:rPr>
          <w:rFonts w:eastAsia="Times New Roman" w:cs="Times New Roman"/>
          <w:szCs w:val="26"/>
        </w:rPr>
        <w:t>8.3. Đánh giá sản phẩm</w:t>
      </w:r>
    </w:p>
    <w:tbl>
      <w:tblPr>
        <w:tblW w:w="9350" w:type="dxa"/>
        <w:tblLayout w:type="fixed"/>
        <w:tblLook w:val="0400" w:firstRow="0" w:lastRow="0" w:firstColumn="0" w:lastColumn="0" w:noHBand="0" w:noVBand="1"/>
      </w:tblPr>
      <w:tblGrid>
        <w:gridCol w:w="2452"/>
        <w:gridCol w:w="6898"/>
      </w:tblGrid>
      <w:tr w:rsidR="00D9056D" w14:paraId="0CC3EB3E" w14:textId="77777777">
        <w:tc>
          <w:tcPr>
            <w:tcW w:w="2452" w:type="dxa"/>
            <w:tcBorders>
              <w:top w:val="single" w:sz="4" w:space="0" w:color="000000"/>
              <w:left w:val="single" w:sz="4" w:space="0" w:color="000000"/>
              <w:bottom w:val="single" w:sz="4" w:space="0" w:color="000000"/>
              <w:right w:val="single" w:sz="4" w:space="0" w:color="000000"/>
            </w:tcBorders>
          </w:tcPr>
          <w:p w14:paraId="585A47D2"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6898" w:type="dxa"/>
            <w:tcBorders>
              <w:top w:val="single" w:sz="4" w:space="0" w:color="000000"/>
              <w:left w:val="single" w:sz="4" w:space="0" w:color="000000"/>
              <w:bottom w:val="single" w:sz="4" w:space="0" w:color="000000"/>
              <w:right w:val="single" w:sz="4" w:space="0" w:color="000000"/>
            </w:tcBorders>
          </w:tcPr>
          <w:p w14:paraId="1A821DF4" w14:textId="77777777" w:rsidR="00D9056D" w:rsidRDefault="00D9056D">
            <w:pPr>
              <w:spacing w:line="240" w:lineRule="auto"/>
              <w:rPr>
                <w:rFonts w:eastAsia="Times New Roman" w:cs="Times New Roman"/>
                <w:szCs w:val="26"/>
              </w:rPr>
            </w:pPr>
            <w:r>
              <w:rPr>
                <w:rFonts w:eastAsia="Times New Roman" w:cs="Times New Roman"/>
                <w:szCs w:val="26"/>
              </w:rPr>
              <w:t>8.3</w:t>
            </w:r>
          </w:p>
        </w:tc>
      </w:tr>
      <w:tr w:rsidR="00D9056D" w14:paraId="33CF9EB3" w14:textId="77777777">
        <w:tc>
          <w:tcPr>
            <w:tcW w:w="2452" w:type="dxa"/>
            <w:tcBorders>
              <w:top w:val="single" w:sz="4" w:space="0" w:color="000000"/>
              <w:left w:val="single" w:sz="4" w:space="0" w:color="000000"/>
              <w:bottom w:val="single" w:sz="4" w:space="0" w:color="000000"/>
              <w:right w:val="single" w:sz="4" w:space="0" w:color="000000"/>
            </w:tcBorders>
          </w:tcPr>
          <w:p w14:paraId="53245595"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6898" w:type="dxa"/>
            <w:tcBorders>
              <w:top w:val="single" w:sz="4" w:space="0" w:color="000000"/>
              <w:left w:val="single" w:sz="4" w:space="0" w:color="000000"/>
              <w:bottom w:val="single" w:sz="4" w:space="0" w:color="000000"/>
              <w:right w:val="single" w:sz="4" w:space="0" w:color="000000"/>
            </w:tcBorders>
          </w:tcPr>
          <w:p w14:paraId="33F4077A" w14:textId="77777777" w:rsidR="00D9056D" w:rsidRDefault="00D9056D">
            <w:pPr>
              <w:spacing w:line="240" w:lineRule="auto"/>
              <w:rPr>
                <w:rFonts w:eastAsia="Times New Roman" w:cs="Times New Roman"/>
                <w:szCs w:val="26"/>
              </w:rPr>
            </w:pPr>
            <w:r>
              <w:rPr>
                <w:rFonts w:eastAsia="Times New Roman" w:cs="Times New Roman"/>
                <w:szCs w:val="26"/>
              </w:rPr>
              <w:t>Đánh giá của sản phẩm</w:t>
            </w:r>
          </w:p>
        </w:tc>
      </w:tr>
      <w:tr w:rsidR="00D9056D" w14:paraId="40C62E44" w14:textId="77777777">
        <w:tc>
          <w:tcPr>
            <w:tcW w:w="2452" w:type="dxa"/>
            <w:tcBorders>
              <w:top w:val="single" w:sz="4" w:space="0" w:color="000000"/>
              <w:left w:val="single" w:sz="4" w:space="0" w:color="000000"/>
              <w:bottom w:val="single" w:sz="4" w:space="0" w:color="000000"/>
              <w:right w:val="single" w:sz="4" w:space="0" w:color="000000"/>
            </w:tcBorders>
          </w:tcPr>
          <w:p w14:paraId="3F08088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6898" w:type="dxa"/>
            <w:tcBorders>
              <w:top w:val="single" w:sz="4" w:space="0" w:color="000000"/>
              <w:left w:val="single" w:sz="4" w:space="0" w:color="000000"/>
              <w:bottom w:val="single" w:sz="4" w:space="0" w:color="000000"/>
              <w:right w:val="single" w:sz="4" w:space="0" w:color="000000"/>
            </w:tcBorders>
          </w:tcPr>
          <w:p w14:paraId="323BF22B"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đánh giá sản phẩm </w:t>
            </w:r>
          </w:p>
        </w:tc>
      </w:tr>
      <w:tr w:rsidR="00D9056D" w14:paraId="4F746370" w14:textId="77777777">
        <w:tc>
          <w:tcPr>
            <w:tcW w:w="2452" w:type="dxa"/>
            <w:tcBorders>
              <w:top w:val="single" w:sz="4" w:space="0" w:color="000000"/>
              <w:left w:val="single" w:sz="4" w:space="0" w:color="000000"/>
              <w:bottom w:val="single" w:sz="4" w:space="0" w:color="000000"/>
              <w:right w:val="single" w:sz="4" w:space="0" w:color="000000"/>
            </w:tcBorders>
          </w:tcPr>
          <w:p w14:paraId="0DE9CDF5"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6898" w:type="dxa"/>
            <w:tcBorders>
              <w:top w:val="single" w:sz="4" w:space="0" w:color="000000"/>
              <w:left w:val="single" w:sz="4" w:space="0" w:color="000000"/>
              <w:bottom w:val="single" w:sz="4" w:space="0" w:color="000000"/>
              <w:right w:val="single" w:sz="4" w:space="0" w:color="000000"/>
            </w:tcBorders>
          </w:tcPr>
          <w:p w14:paraId="5D8EEF04"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312411F1" w14:textId="77777777">
        <w:tc>
          <w:tcPr>
            <w:tcW w:w="2452" w:type="dxa"/>
            <w:tcBorders>
              <w:top w:val="single" w:sz="4" w:space="0" w:color="000000"/>
              <w:left w:val="single" w:sz="4" w:space="0" w:color="000000"/>
              <w:bottom w:val="single" w:sz="4" w:space="0" w:color="000000"/>
              <w:right w:val="single" w:sz="4" w:space="0" w:color="000000"/>
            </w:tcBorders>
          </w:tcPr>
          <w:p w14:paraId="3F17AA9C"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6898" w:type="dxa"/>
            <w:tcBorders>
              <w:top w:val="single" w:sz="4" w:space="0" w:color="000000"/>
              <w:left w:val="single" w:sz="4" w:space="0" w:color="000000"/>
              <w:bottom w:val="single" w:sz="4" w:space="0" w:color="000000"/>
              <w:right w:val="single" w:sz="4" w:space="0" w:color="000000"/>
            </w:tcBorders>
          </w:tcPr>
          <w:p w14:paraId="09F9043B"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36C9D1A8" w14:textId="77777777">
        <w:tc>
          <w:tcPr>
            <w:tcW w:w="2452" w:type="dxa"/>
            <w:tcBorders>
              <w:top w:val="single" w:sz="4" w:space="0" w:color="000000"/>
              <w:left w:val="single" w:sz="4" w:space="0" w:color="000000"/>
              <w:bottom w:val="single" w:sz="4" w:space="0" w:color="000000"/>
              <w:right w:val="single" w:sz="4" w:space="0" w:color="000000"/>
            </w:tcBorders>
          </w:tcPr>
          <w:p w14:paraId="4FD12178"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Triggers</w:t>
            </w:r>
          </w:p>
        </w:tc>
        <w:tc>
          <w:tcPr>
            <w:tcW w:w="6898" w:type="dxa"/>
            <w:tcBorders>
              <w:top w:val="single" w:sz="4" w:space="0" w:color="000000"/>
              <w:left w:val="single" w:sz="4" w:space="0" w:color="000000"/>
              <w:bottom w:val="single" w:sz="4" w:space="0" w:color="000000"/>
              <w:right w:val="single" w:sz="4" w:space="0" w:color="000000"/>
            </w:tcBorders>
          </w:tcPr>
          <w:p w14:paraId="24FDC70C" w14:textId="77777777" w:rsidR="00D9056D" w:rsidRDefault="00D9056D">
            <w:pPr>
              <w:spacing w:line="240" w:lineRule="auto"/>
              <w:rPr>
                <w:rFonts w:eastAsia="Times New Roman" w:cs="Times New Roman"/>
                <w:szCs w:val="26"/>
              </w:rPr>
            </w:pPr>
            <w:r>
              <w:rPr>
                <w:rFonts w:eastAsia="Times New Roman" w:cs="Times New Roman"/>
                <w:szCs w:val="26"/>
              </w:rPr>
              <w:t>Khách hàng chọn vào mô tả sản phẩm và viết đánh giá về sản phẩm</w:t>
            </w:r>
          </w:p>
        </w:tc>
      </w:tr>
      <w:tr w:rsidR="00D9056D" w14:paraId="7117E43B" w14:textId="77777777">
        <w:tc>
          <w:tcPr>
            <w:tcW w:w="2452" w:type="dxa"/>
            <w:tcBorders>
              <w:top w:val="single" w:sz="4" w:space="0" w:color="000000"/>
              <w:left w:val="single" w:sz="4" w:space="0" w:color="000000"/>
              <w:bottom w:val="single" w:sz="4" w:space="0" w:color="000000"/>
              <w:right w:val="single" w:sz="4" w:space="0" w:color="000000"/>
            </w:tcBorders>
          </w:tcPr>
          <w:p w14:paraId="777CD9A4"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6898" w:type="dxa"/>
            <w:tcBorders>
              <w:top w:val="single" w:sz="4" w:space="0" w:color="000000"/>
              <w:left w:val="single" w:sz="4" w:space="0" w:color="000000"/>
              <w:bottom w:val="single" w:sz="4" w:space="0" w:color="000000"/>
              <w:right w:val="single" w:sz="4" w:space="0" w:color="000000"/>
            </w:tcBorders>
          </w:tcPr>
          <w:p w14:paraId="0BB670F3"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mua sản phẩm đó.</w:t>
            </w:r>
          </w:p>
        </w:tc>
      </w:tr>
      <w:tr w:rsidR="00D9056D" w14:paraId="23E9C4F1" w14:textId="77777777">
        <w:tc>
          <w:tcPr>
            <w:tcW w:w="2452" w:type="dxa"/>
            <w:tcBorders>
              <w:top w:val="single" w:sz="4" w:space="0" w:color="000000"/>
              <w:left w:val="single" w:sz="4" w:space="0" w:color="000000"/>
              <w:bottom w:val="single" w:sz="4" w:space="0" w:color="000000"/>
              <w:right w:val="single" w:sz="4" w:space="0" w:color="000000"/>
            </w:tcBorders>
          </w:tcPr>
          <w:p w14:paraId="3C9B8FFD"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6898" w:type="dxa"/>
            <w:tcBorders>
              <w:top w:val="single" w:sz="4" w:space="0" w:color="000000"/>
              <w:left w:val="single" w:sz="4" w:space="0" w:color="000000"/>
              <w:bottom w:val="single" w:sz="4" w:space="0" w:color="000000"/>
              <w:right w:val="single" w:sz="4" w:space="0" w:color="000000"/>
            </w:tcBorders>
          </w:tcPr>
          <w:p w14:paraId="36EFADC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ghi nhận đánh giá về sản phẩm của khách hàng</w:t>
            </w:r>
          </w:p>
        </w:tc>
      </w:tr>
      <w:tr w:rsidR="00D9056D" w14:paraId="1A32FB70" w14:textId="77777777">
        <w:tc>
          <w:tcPr>
            <w:tcW w:w="2452" w:type="dxa"/>
            <w:tcBorders>
              <w:top w:val="single" w:sz="4" w:space="0" w:color="000000"/>
              <w:left w:val="single" w:sz="4" w:space="0" w:color="000000"/>
              <w:bottom w:val="single" w:sz="4" w:space="0" w:color="000000"/>
              <w:right w:val="single" w:sz="4" w:space="0" w:color="000000"/>
            </w:tcBorders>
          </w:tcPr>
          <w:p w14:paraId="5A3526BE"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6898" w:type="dxa"/>
            <w:tcBorders>
              <w:top w:val="single" w:sz="4" w:space="0" w:color="000000"/>
              <w:left w:val="single" w:sz="4" w:space="0" w:color="000000"/>
              <w:bottom w:val="single" w:sz="4" w:space="0" w:color="000000"/>
              <w:right w:val="single" w:sz="4" w:space="0" w:color="000000"/>
            </w:tcBorders>
          </w:tcPr>
          <w:p w14:paraId="441C3505"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dùng tìm và chọn sản phẩm muốn đánh giá </w:t>
            </w:r>
          </w:p>
          <w:p w14:paraId="092ACD2C"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mục đánh giá của sản phẩm đó</w:t>
            </w:r>
          </w:p>
          <w:p w14:paraId="4A0DC7FB"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w:t>
            </w:r>
            <w:r>
              <w:rPr>
                <w:rFonts w:eastAsia="Times New Roman" w:cs="Times New Roman"/>
                <w:szCs w:val="26"/>
              </w:rPr>
              <w:t>dùng</w:t>
            </w:r>
            <w:r>
              <w:rPr>
                <w:rFonts w:eastAsia="Times New Roman" w:cs="Times New Roman"/>
                <w:color w:val="000000"/>
                <w:szCs w:val="26"/>
              </w:rPr>
              <w:t xml:space="preserve"> chọn và viết đánh giá vào sản phẩm</w:t>
            </w:r>
          </w:p>
          <w:p w14:paraId="0DBDCE77"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xác nhận đánh giá</w:t>
            </w:r>
          </w:p>
          <w:p w14:paraId="45A65C6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Hệ thống cập nhật và hiển thị đánh giá của người dùng lên phần đánh giá của sản phẩm</w:t>
            </w:r>
          </w:p>
        </w:tc>
      </w:tr>
      <w:tr w:rsidR="00D9056D" w14:paraId="48E85F07" w14:textId="77777777">
        <w:trPr>
          <w:trHeight w:val="435"/>
        </w:trPr>
        <w:tc>
          <w:tcPr>
            <w:tcW w:w="2452" w:type="dxa"/>
            <w:tcBorders>
              <w:top w:val="single" w:sz="4" w:space="0" w:color="000000"/>
              <w:left w:val="single" w:sz="4" w:space="0" w:color="000000"/>
              <w:bottom w:val="single" w:sz="4" w:space="0" w:color="000000"/>
              <w:right w:val="single" w:sz="4" w:space="0" w:color="000000"/>
            </w:tcBorders>
          </w:tcPr>
          <w:p w14:paraId="30E4B761"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6898" w:type="dxa"/>
            <w:tcBorders>
              <w:top w:val="single" w:sz="4" w:space="0" w:color="000000"/>
              <w:left w:val="single" w:sz="4" w:space="0" w:color="000000"/>
              <w:bottom w:val="single" w:sz="4" w:space="0" w:color="000000"/>
              <w:right w:val="single" w:sz="4" w:space="0" w:color="000000"/>
            </w:tcBorders>
          </w:tcPr>
          <w:p w14:paraId="515BC6D9"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00423887" w14:textId="77777777">
        <w:tc>
          <w:tcPr>
            <w:tcW w:w="2452" w:type="dxa"/>
            <w:tcBorders>
              <w:top w:val="single" w:sz="4" w:space="0" w:color="000000"/>
              <w:left w:val="single" w:sz="4" w:space="0" w:color="000000"/>
              <w:bottom w:val="single" w:sz="4" w:space="0" w:color="000000"/>
              <w:right w:val="single" w:sz="4" w:space="0" w:color="000000"/>
            </w:tcBorders>
          </w:tcPr>
          <w:p w14:paraId="15927479"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6898" w:type="dxa"/>
            <w:tcBorders>
              <w:top w:val="single" w:sz="4" w:space="0" w:color="000000"/>
              <w:left w:val="single" w:sz="4" w:space="0" w:color="000000"/>
              <w:bottom w:val="single" w:sz="4" w:space="0" w:color="000000"/>
              <w:right w:val="single" w:sz="4" w:space="0" w:color="000000"/>
            </w:tcBorders>
          </w:tcPr>
          <w:p w14:paraId="2E8B1322" w14:textId="77777777" w:rsidR="00D9056D" w:rsidRDefault="00D9056D">
            <w:pPr>
              <w:spacing w:after="0" w:line="240" w:lineRule="auto"/>
              <w:rPr>
                <w:rFonts w:eastAsia="Times New Roman" w:cs="Times New Roman"/>
                <w:szCs w:val="26"/>
              </w:rPr>
            </w:pPr>
            <w:r>
              <w:rPr>
                <w:rFonts w:eastAsia="Times New Roman" w:cs="Times New Roman"/>
                <w:szCs w:val="26"/>
              </w:rPr>
              <w:t>1a. Nếu sản phẩm không còn tồn tại, hệ thống hiển thị thông báo “Không có sản phẩm này” và kết thúc.</w:t>
            </w:r>
          </w:p>
          <w:p w14:paraId="2869DCA4" w14:textId="77777777" w:rsidR="00D9056D" w:rsidRDefault="00D9056D">
            <w:pPr>
              <w:spacing w:after="0" w:line="240" w:lineRule="auto"/>
              <w:rPr>
                <w:rFonts w:eastAsia="Times New Roman" w:cs="Times New Roman"/>
                <w:szCs w:val="26"/>
              </w:rPr>
            </w:pPr>
            <w:r>
              <w:rPr>
                <w:rFonts w:eastAsia="Times New Roman" w:cs="Times New Roman"/>
                <w:szCs w:val="26"/>
              </w:rPr>
              <w:t>5.a Nếu hệ thống gặp sự cố khi cập nhật ,hệ thống hiển thị thông báo “Lỗi cập nhật” và kết thúc</w:t>
            </w:r>
          </w:p>
        </w:tc>
      </w:tr>
      <w:tr w:rsidR="00D9056D" w14:paraId="3CA8180E" w14:textId="77777777">
        <w:tc>
          <w:tcPr>
            <w:tcW w:w="2452" w:type="dxa"/>
            <w:tcBorders>
              <w:top w:val="single" w:sz="4" w:space="0" w:color="000000"/>
              <w:left w:val="single" w:sz="4" w:space="0" w:color="000000"/>
              <w:bottom w:val="single" w:sz="4" w:space="0" w:color="000000"/>
              <w:right w:val="single" w:sz="4" w:space="0" w:color="000000"/>
            </w:tcBorders>
          </w:tcPr>
          <w:p w14:paraId="077F4852"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6898" w:type="dxa"/>
            <w:tcBorders>
              <w:top w:val="single" w:sz="4" w:space="0" w:color="000000"/>
              <w:left w:val="single" w:sz="4" w:space="0" w:color="000000"/>
              <w:bottom w:val="single" w:sz="4" w:space="0" w:color="000000"/>
              <w:right w:val="single" w:sz="4" w:space="0" w:color="000000"/>
            </w:tcBorders>
          </w:tcPr>
          <w:p w14:paraId="39062AE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426E6516" w14:textId="77777777">
        <w:tc>
          <w:tcPr>
            <w:tcW w:w="2452" w:type="dxa"/>
            <w:tcBorders>
              <w:top w:val="single" w:sz="4" w:space="0" w:color="000000"/>
              <w:left w:val="single" w:sz="4" w:space="0" w:color="000000"/>
              <w:bottom w:val="single" w:sz="4" w:space="0" w:color="000000"/>
              <w:right w:val="single" w:sz="4" w:space="0" w:color="000000"/>
            </w:tcBorders>
          </w:tcPr>
          <w:p w14:paraId="17AF9439"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6898" w:type="dxa"/>
            <w:tcBorders>
              <w:top w:val="single" w:sz="4" w:space="0" w:color="000000"/>
              <w:left w:val="single" w:sz="4" w:space="0" w:color="000000"/>
              <w:bottom w:val="single" w:sz="4" w:space="0" w:color="000000"/>
              <w:right w:val="single" w:sz="4" w:space="0" w:color="000000"/>
            </w:tcBorders>
          </w:tcPr>
          <w:p w14:paraId="45D61EF5"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7AE310A7" w14:textId="77777777" w:rsidR="003648D2" w:rsidRDefault="003648D2">
      <w:pPr>
        <w:rPr>
          <w:rFonts w:eastAsia="Times New Roman" w:cs="Times New Roman"/>
          <w:szCs w:val="26"/>
        </w:rPr>
      </w:pPr>
    </w:p>
    <w:p w14:paraId="2028CCCB" w14:textId="16349920" w:rsidR="00D9056D" w:rsidRDefault="00D9056D">
      <w:pPr>
        <w:rPr>
          <w:rFonts w:eastAsia="Times New Roman" w:cs="Times New Roman"/>
          <w:szCs w:val="26"/>
        </w:rPr>
      </w:pPr>
      <w:r>
        <w:rPr>
          <w:rFonts w:eastAsia="Times New Roman" w:cs="Times New Roman"/>
          <w:szCs w:val="26"/>
        </w:rPr>
        <w:t>Sơ đồ hoạt động</w:t>
      </w:r>
    </w:p>
    <w:p w14:paraId="3462687C" w14:textId="77777777" w:rsidR="003648D2" w:rsidRDefault="00D9056D" w:rsidP="003648D2">
      <w:pPr>
        <w:keepNext/>
      </w:pPr>
      <w:r>
        <w:rPr>
          <w:noProof/>
        </w:rPr>
        <w:lastRenderedPageBreak/>
        <w:drawing>
          <wp:inline distT="0" distB="0" distL="0" distR="0" wp14:anchorId="1E34A032" wp14:editId="6D9ABB16">
            <wp:extent cx="5498275" cy="4857008"/>
            <wp:effectExtent l="0" t="0" r="7620" b="1270"/>
            <wp:docPr id="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5526467" cy="4881912"/>
                    </a:xfrm>
                    <a:prstGeom prst="rect">
                      <a:avLst/>
                    </a:prstGeom>
                    <a:ln/>
                  </pic:spPr>
                </pic:pic>
              </a:graphicData>
            </a:graphic>
          </wp:inline>
        </w:drawing>
      </w:r>
    </w:p>
    <w:p w14:paraId="58454C61" w14:textId="4E92AD9F" w:rsidR="00D9056D" w:rsidRDefault="003648D2" w:rsidP="003648D2">
      <w:pPr>
        <w:pStyle w:val="Caption"/>
        <w:rPr>
          <w:rFonts w:eastAsia="Times New Roman" w:cs="Times New Roman"/>
          <w:szCs w:val="26"/>
        </w:rPr>
      </w:pPr>
      <w:r>
        <w:t xml:space="preserve">Hình  </w:t>
      </w:r>
      <w:fldSimple w:instr=" SEQ Hình_ \* ARABIC ">
        <w:r>
          <w:rPr>
            <w:noProof/>
          </w:rPr>
          <w:t>25</w:t>
        </w:r>
      </w:fldSimple>
    </w:p>
    <w:p w14:paraId="75900DC3" w14:textId="023CAF2F" w:rsidR="00D9056D" w:rsidRDefault="00D9056D" w:rsidP="00D9056D">
      <w:pPr>
        <w:pStyle w:val="Heading2"/>
        <w:rPr>
          <w:rFonts w:eastAsia="Times New Roman"/>
        </w:rPr>
      </w:pPr>
      <w:bookmarkStart w:id="17" w:name="_Toc166210414"/>
      <w:r>
        <w:rPr>
          <w:rFonts w:eastAsia="Times New Roman"/>
        </w:rPr>
        <w:t>Đặc tả use case Xem các sản phẩm</w:t>
      </w:r>
      <w:bookmarkEnd w:id="17"/>
    </w:p>
    <w:p w14:paraId="5533FE79" w14:textId="70207ECA" w:rsidR="00D9056D" w:rsidRDefault="00D9056D" w:rsidP="00D9056D">
      <w:pPr>
        <w:pBdr>
          <w:top w:val="nil"/>
          <w:left w:val="nil"/>
          <w:bottom w:val="nil"/>
          <w:right w:val="nil"/>
          <w:between w:val="nil"/>
        </w:pBdr>
        <w:spacing w:line="256" w:lineRule="auto"/>
        <w:rPr>
          <w:rFonts w:eastAsia="Times New Roman" w:cs="Times New Roman"/>
          <w:color w:val="000000"/>
          <w:szCs w:val="26"/>
        </w:rPr>
      </w:pPr>
    </w:p>
    <w:tbl>
      <w:tblPr>
        <w:tblW w:w="9350" w:type="dxa"/>
        <w:tblLayout w:type="fixed"/>
        <w:tblLook w:val="0400" w:firstRow="0" w:lastRow="0" w:firstColumn="0" w:lastColumn="0" w:noHBand="0" w:noVBand="1"/>
      </w:tblPr>
      <w:tblGrid>
        <w:gridCol w:w="2119"/>
        <w:gridCol w:w="7231"/>
      </w:tblGrid>
      <w:tr w:rsidR="00D9056D" w14:paraId="64ABFE35" w14:textId="77777777">
        <w:tc>
          <w:tcPr>
            <w:tcW w:w="2119" w:type="dxa"/>
            <w:tcBorders>
              <w:top w:val="single" w:sz="4" w:space="0" w:color="000000"/>
              <w:left w:val="single" w:sz="4" w:space="0" w:color="000000"/>
              <w:bottom w:val="single" w:sz="4" w:space="0" w:color="000000"/>
              <w:right w:val="single" w:sz="4" w:space="0" w:color="000000"/>
            </w:tcBorders>
          </w:tcPr>
          <w:p w14:paraId="46B65221"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231" w:type="dxa"/>
            <w:tcBorders>
              <w:top w:val="single" w:sz="4" w:space="0" w:color="000000"/>
              <w:left w:val="single" w:sz="4" w:space="0" w:color="000000"/>
              <w:bottom w:val="single" w:sz="4" w:space="0" w:color="000000"/>
              <w:right w:val="single" w:sz="4" w:space="0" w:color="000000"/>
            </w:tcBorders>
          </w:tcPr>
          <w:p w14:paraId="5B79A496" w14:textId="77777777" w:rsidR="00D9056D" w:rsidRDefault="00D9056D">
            <w:pPr>
              <w:spacing w:line="240" w:lineRule="auto"/>
              <w:rPr>
                <w:rFonts w:eastAsia="Times New Roman" w:cs="Times New Roman"/>
                <w:szCs w:val="26"/>
              </w:rPr>
            </w:pPr>
            <w:r>
              <w:rPr>
                <w:rFonts w:eastAsia="Times New Roman" w:cs="Times New Roman"/>
                <w:szCs w:val="26"/>
              </w:rPr>
              <w:t xml:space="preserve">9.1 </w:t>
            </w:r>
          </w:p>
        </w:tc>
      </w:tr>
      <w:tr w:rsidR="00D9056D" w14:paraId="5825A878" w14:textId="77777777">
        <w:tc>
          <w:tcPr>
            <w:tcW w:w="2119" w:type="dxa"/>
            <w:tcBorders>
              <w:top w:val="single" w:sz="4" w:space="0" w:color="000000"/>
              <w:left w:val="single" w:sz="4" w:space="0" w:color="000000"/>
              <w:bottom w:val="single" w:sz="4" w:space="0" w:color="000000"/>
              <w:right w:val="single" w:sz="4" w:space="0" w:color="000000"/>
            </w:tcBorders>
          </w:tcPr>
          <w:p w14:paraId="354430C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231" w:type="dxa"/>
            <w:tcBorders>
              <w:top w:val="single" w:sz="4" w:space="0" w:color="000000"/>
              <w:left w:val="single" w:sz="4" w:space="0" w:color="000000"/>
              <w:bottom w:val="single" w:sz="4" w:space="0" w:color="000000"/>
              <w:right w:val="single" w:sz="4" w:space="0" w:color="000000"/>
            </w:tcBorders>
          </w:tcPr>
          <w:p w14:paraId="141080B0" w14:textId="77777777" w:rsidR="00D9056D" w:rsidRDefault="00D9056D">
            <w:pPr>
              <w:spacing w:line="240" w:lineRule="auto"/>
              <w:rPr>
                <w:rFonts w:eastAsia="Times New Roman" w:cs="Times New Roman"/>
                <w:szCs w:val="26"/>
              </w:rPr>
            </w:pPr>
            <w:r>
              <w:rPr>
                <w:rFonts w:eastAsia="Times New Roman" w:cs="Times New Roman"/>
                <w:szCs w:val="26"/>
              </w:rPr>
              <w:t>Hiển thị thông tin sản phẩm</w:t>
            </w:r>
          </w:p>
        </w:tc>
      </w:tr>
      <w:tr w:rsidR="00D9056D" w14:paraId="0135F5A7" w14:textId="77777777">
        <w:tc>
          <w:tcPr>
            <w:tcW w:w="2119" w:type="dxa"/>
            <w:tcBorders>
              <w:top w:val="single" w:sz="4" w:space="0" w:color="000000"/>
              <w:left w:val="single" w:sz="4" w:space="0" w:color="000000"/>
              <w:bottom w:val="single" w:sz="4" w:space="0" w:color="000000"/>
              <w:right w:val="single" w:sz="4" w:space="0" w:color="000000"/>
            </w:tcBorders>
          </w:tcPr>
          <w:p w14:paraId="37BCD6D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231" w:type="dxa"/>
            <w:tcBorders>
              <w:top w:val="single" w:sz="4" w:space="0" w:color="000000"/>
              <w:left w:val="single" w:sz="4" w:space="0" w:color="000000"/>
              <w:bottom w:val="single" w:sz="4" w:space="0" w:color="000000"/>
              <w:right w:val="single" w:sz="4" w:space="0" w:color="000000"/>
            </w:tcBorders>
          </w:tcPr>
          <w:p w14:paraId="628AC860" w14:textId="77777777" w:rsidR="00D9056D" w:rsidRDefault="00D9056D">
            <w:pPr>
              <w:spacing w:line="240" w:lineRule="auto"/>
              <w:rPr>
                <w:rFonts w:eastAsia="Times New Roman" w:cs="Times New Roman"/>
                <w:szCs w:val="26"/>
              </w:rPr>
            </w:pPr>
            <w:r>
              <w:rPr>
                <w:rFonts w:eastAsia="Times New Roman" w:cs="Times New Roman"/>
                <w:szCs w:val="26"/>
              </w:rPr>
              <w:t xml:space="preserve">Là khách hàng, tôi muốn xem các mô tả về sản phẩm </w:t>
            </w:r>
          </w:p>
        </w:tc>
      </w:tr>
      <w:tr w:rsidR="00D9056D" w14:paraId="771D847F" w14:textId="77777777">
        <w:tc>
          <w:tcPr>
            <w:tcW w:w="2119" w:type="dxa"/>
            <w:tcBorders>
              <w:top w:val="single" w:sz="4" w:space="0" w:color="000000"/>
              <w:left w:val="single" w:sz="4" w:space="0" w:color="000000"/>
              <w:bottom w:val="single" w:sz="4" w:space="0" w:color="000000"/>
              <w:right w:val="single" w:sz="4" w:space="0" w:color="000000"/>
            </w:tcBorders>
          </w:tcPr>
          <w:p w14:paraId="0E1DB4EE"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231" w:type="dxa"/>
            <w:tcBorders>
              <w:top w:val="single" w:sz="4" w:space="0" w:color="000000"/>
              <w:left w:val="single" w:sz="4" w:space="0" w:color="000000"/>
              <w:bottom w:val="single" w:sz="4" w:space="0" w:color="000000"/>
              <w:right w:val="single" w:sz="4" w:space="0" w:color="000000"/>
            </w:tcBorders>
          </w:tcPr>
          <w:p w14:paraId="24B2B6DA"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1D9617F5" w14:textId="77777777">
        <w:tc>
          <w:tcPr>
            <w:tcW w:w="2119" w:type="dxa"/>
            <w:tcBorders>
              <w:top w:val="single" w:sz="4" w:space="0" w:color="000000"/>
              <w:left w:val="single" w:sz="4" w:space="0" w:color="000000"/>
              <w:bottom w:val="single" w:sz="4" w:space="0" w:color="000000"/>
              <w:right w:val="single" w:sz="4" w:space="0" w:color="000000"/>
            </w:tcBorders>
          </w:tcPr>
          <w:p w14:paraId="427106A4"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231" w:type="dxa"/>
            <w:tcBorders>
              <w:top w:val="single" w:sz="4" w:space="0" w:color="000000"/>
              <w:left w:val="single" w:sz="4" w:space="0" w:color="000000"/>
              <w:bottom w:val="single" w:sz="4" w:space="0" w:color="000000"/>
              <w:right w:val="single" w:sz="4" w:space="0" w:color="000000"/>
            </w:tcBorders>
          </w:tcPr>
          <w:p w14:paraId="0518A59C"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6045A83C" w14:textId="77777777">
        <w:tc>
          <w:tcPr>
            <w:tcW w:w="2119" w:type="dxa"/>
            <w:tcBorders>
              <w:top w:val="single" w:sz="4" w:space="0" w:color="000000"/>
              <w:left w:val="single" w:sz="4" w:space="0" w:color="000000"/>
              <w:bottom w:val="single" w:sz="4" w:space="0" w:color="000000"/>
              <w:right w:val="single" w:sz="4" w:space="0" w:color="000000"/>
            </w:tcBorders>
          </w:tcPr>
          <w:p w14:paraId="2221D405"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231" w:type="dxa"/>
            <w:tcBorders>
              <w:top w:val="single" w:sz="4" w:space="0" w:color="000000"/>
              <w:left w:val="single" w:sz="4" w:space="0" w:color="000000"/>
              <w:bottom w:val="single" w:sz="4" w:space="0" w:color="000000"/>
              <w:right w:val="single" w:sz="4" w:space="0" w:color="000000"/>
            </w:tcBorders>
          </w:tcPr>
          <w:p w14:paraId="06CF7845" w14:textId="77777777" w:rsidR="00D9056D" w:rsidRDefault="00D9056D">
            <w:pPr>
              <w:spacing w:line="240" w:lineRule="auto"/>
              <w:rPr>
                <w:rFonts w:eastAsia="Times New Roman" w:cs="Times New Roman"/>
                <w:szCs w:val="26"/>
              </w:rPr>
            </w:pPr>
            <w:r>
              <w:rPr>
                <w:rFonts w:eastAsia="Times New Roman" w:cs="Times New Roman"/>
                <w:szCs w:val="26"/>
              </w:rPr>
              <w:t>Người dùng chọn vào sản phẩm và xem các mô tả về sản phẩm</w:t>
            </w:r>
          </w:p>
        </w:tc>
      </w:tr>
      <w:tr w:rsidR="00D9056D" w14:paraId="5436BF17" w14:textId="77777777">
        <w:tc>
          <w:tcPr>
            <w:tcW w:w="2119" w:type="dxa"/>
            <w:tcBorders>
              <w:top w:val="single" w:sz="4" w:space="0" w:color="000000"/>
              <w:left w:val="single" w:sz="4" w:space="0" w:color="000000"/>
              <w:bottom w:val="single" w:sz="4" w:space="0" w:color="000000"/>
              <w:right w:val="single" w:sz="4" w:space="0" w:color="000000"/>
            </w:tcBorders>
          </w:tcPr>
          <w:p w14:paraId="6B53F656"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231" w:type="dxa"/>
            <w:tcBorders>
              <w:top w:val="single" w:sz="4" w:space="0" w:color="000000"/>
              <w:left w:val="single" w:sz="4" w:space="0" w:color="000000"/>
              <w:bottom w:val="single" w:sz="4" w:space="0" w:color="000000"/>
              <w:right w:val="single" w:sz="4" w:space="0" w:color="000000"/>
            </w:tcBorders>
          </w:tcPr>
          <w:p w14:paraId="0F1E3AB4"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Người dùng đã tìm kiếm sản phẩm quan tâm</w:t>
            </w:r>
          </w:p>
          <w:p w14:paraId="15BECFCE"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Người dùng lướt xem các mô tả sản phẩm</w:t>
            </w:r>
          </w:p>
        </w:tc>
      </w:tr>
      <w:tr w:rsidR="00D9056D" w14:paraId="1648C163" w14:textId="77777777">
        <w:tc>
          <w:tcPr>
            <w:tcW w:w="2119" w:type="dxa"/>
            <w:tcBorders>
              <w:top w:val="single" w:sz="4" w:space="0" w:color="000000"/>
              <w:left w:val="single" w:sz="4" w:space="0" w:color="000000"/>
              <w:bottom w:val="single" w:sz="4" w:space="0" w:color="000000"/>
              <w:right w:val="single" w:sz="4" w:space="0" w:color="000000"/>
            </w:tcBorders>
          </w:tcPr>
          <w:p w14:paraId="534DCA78"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231" w:type="dxa"/>
            <w:tcBorders>
              <w:top w:val="single" w:sz="4" w:space="0" w:color="000000"/>
              <w:left w:val="single" w:sz="4" w:space="0" w:color="000000"/>
              <w:bottom w:val="single" w:sz="4" w:space="0" w:color="000000"/>
              <w:right w:val="single" w:sz="4" w:space="0" w:color="000000"/>
            </w:tcBorders>
          </w:tcPr>
          <w:p w14:paraId="6A5D33C2"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t>Hệ thống hiển thị chi tiết các mô tả về sản phẩm khách hàng quan tâm</w:t>
            </w:r>
          </w:p>
          <w:p w14:paraId="14979556" w14:textId="77777777" w:rsidR="00D9056D" w:rsidRDefault="00D9056D" w:rsidP="00DB1A4E">
            <w:pPr>
              <w:numPr>
                <w:ilvl w:val="0"/>
                <w:numId w:val="27"/>
              </w:numPr>
              <w:spacing w:line="240" w:lineRule="auto"/>
              <w:jc w:val="left"/>
              <w:rPr>
                <w:color w:val="000000"/>
              </w:rPr>
            </w:pPr>
            <w:r>
              <w:rPr>
                <w:rFonts w:eastAsia="Times New Roman" w:cs="Times New Roman"/>
                <w:color w:val="000000"/>
                <w:szCs w:val="26"/>
              </w:rPr>
              <w:lastRenderedPageBreak/>
              <w:t xml:space="preserve">Hệ thống </w:t>
            </w:r>
            <w:r>
              <w:rPr>
                <w:rFonts w:eastAsia="Times New Roman" w:cs="Times New Roman"/>
                <w:szCs w:val="26"/>
              </w:rPr>
              <w:t>hiển</w:t>
            </w:r>
            <w:r>
              <w:rPr>
                <w:rFonts w:eastAsia="Times New Roman" w:cs="Times New Roman"/>
                <w:color w:val="000000"/>
                <w:szCs w:val="26"/>
              </w:rPr>
              <w:t xml:space="preserve"> thị các thông tin chi tiết : hình ảnh về sản phẩm, tên sản phẩm,công dụng, thành phần, mục đích sử dụng, nơi sản xuất, hạn sử dụng,...</w:t>
            </w:r>
          </w:p>
        </w:tc>
      </w:tr>
      <w:tr w:rsidR="00D9056D" w14:paraId="3B0EB839" w14:textId="77777777">
        <w:tc>
          <w:tcPr>
            <w:tcW w:w="2119" w:type="dxa"/>
            <w:tcBorders>
              <w:top w:val="single" w:sz="4" w:space="0" w:color="000000"/>
              <w:left w:val="single" w:sz="4" w:space="0" w:color="000000"/>
              <w:bottom w:val="single" w:sz="4" w:space="0" w:color="000000"/>
              <w:right w:val="single" w:sz="4" w:space="0" w:color="000000"/>
            </w:tcBorders>
          </w:tcPr>
          <w:p w14:paraId="002FAED6" w14:textId="77777777" w:rsidR="00D9056D" w:rsidRDefault="00D9056D">
            <w:pPr>
              <w:spacing w:line="240" w:lineRule="auto"/>
              <w:rPr>
                <w:rFonts w:eastAsia="Times New Roman" w:cs="Times New Roman"/>
                <w:szCs w:val="26"/>
              </w:rPr>
            </w:pPr>
            <w:r>
              <w:rPr>
                <w:rFonts w:eastAsia="Times New Roman" w:cs="Times New Roman"/>
                <w:color w:val="000000"/>
                <w:szCs w:val="26"/>
              </w:rPr>
              <w:lastRenderedPageBreak/>
              <w:t>Main flow</w:t>
            </w:r>
          </w:p>
        </w:tc>
        <w:tc>
          <w:tcPr>
            <w:tcW w:w="7231" w:type="dxa"/>
            <w:tcBorders>
              <w:top w:val="single" w:sz="4" w:space="0" w:color="000000"/>
              <w:left w:val="single" w:sz="4" w:space="0" w:color="000000"/>
              <w:bottom w:val="single" w:sz="4" w:space="0" w:color="000000"/>
              <w:right w:val="single" w:sz="4" w:space="0" w:color="000000"/>
            </w:tcBorders>
          </w:tcPr>
          <w:p w14:paraId="4053003D"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Người dùng tìm tên sản phẩm muốn tìm hiểu </w:t>
            </w:r>
          </w:p>
          <w:p w14:paraId="4B3CFC5A"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w:t>
            </w:r>
            <w:r>
              <w:rPr>
                <w:rFonts w:eastAsia="Times New Roman" w:cs="Times New Roman"/>
                <w:szCs w:val="26"/>
              </w:rPr>
              <w:t>dùng</w:t>
            </w:r>
            <w:r>
              <w:rPr>
                <w:rFonts w:eastAsia="Times New Roman" w:cs="Times New Roman"/>
                <w:color w:val="000000"/>
                <w:szCs w:val="26"/>
              </w:rPr>
              <w:t xml:space="preserve"> chọn vào sản phẩm muốn xem</w:t>
            </w:r>
          </w:p>
          <w:p w14:paraId="7DA9E8E6"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 Hệ thống truy xuất các thông tin chi tiết về sản phẩm : hình ảnh về sản phẩm, tên sản phẩm,công dụng, thành phần, mục đích sử dụng, nơi sản xuất, hạn sử dụng,...</w:t>
            </w:r>
          </w:p>
          <w:p w14:paraId="7A58C872" w14:textId="77777777" w:rsidR="00D9056D" w:rsidRDefault="00D9056D" w:rsidP="00DB1A4E">
            <w:pPr>
              <w:numPr>
                <w:ilvl w:val="1"/>
                <w:numId w:val="27"/>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chi tiết thông tin lên màn hình</w:t>
            </w:r>
          </w:p>
        </w:tc>
      </w:tr>
      <w:tr w:rsidR="00D9056D" w14:paraId="33A43AFB" w14:textId="77777777">
        <w:trPr>
          <w:trHeight w:val="435"/>
        </w:trPr>
        <w:tc>
          <w:tcPr>
            <w:tcW w:w="2119" w:type="dxa"/>
            <w:tcBorders>
              <w:top w:val="single" w:sz="4" w:space="0" w:color="000000"/>
              <w:left w:val="single" w:sz="4" w:space="0" w:color="000000"/>
              <w:bottom w:val="single" w:sz="4" w:space="0" w:color="000000"/>
              <w:right w:val="single" w:sz="4" w:space="0" w:color="000000"/>
            </w:tcBorders>
          </w:tcPr>
          <w:p w14:paraId="3EBE3175"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231" w:type="dxa"/>
            <w:tcBorders>
              <w:top w:val="single" w:sz="4" w:space="0" w:color="000000"/>
              <w:left w:val="single" w:sz="4" w:space="0" w:color="000000"/>
              <w:bottom w:val="single" w:sz="4" w:space="0" w:color="000000"/>
              <w:right w:val="single" w:sz="4" w:space="0" w:color="000000"/>
            </w:tcBorders>
          </w:tcPr>
          <w:p w14:paraId="217C2BAC"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3A559B0F" w14:textId="77777777">
        <w:tc>
          <w:tcPr>
            <w:tcW w:w="2119" w:type="dxa"/>
            <w:tcBorders>
              <w:top w:val="single" w:sz="4" w:space="0" w:color="000000"/>
              <w:left w:val="single" w:sz="4" w:space="0" w:color="000000"/>
              <w:bottom w:val="single" w:sz="4" w:space="0" w:color="000000"/>
              <w:right w:val="single" w:sz="4" w:space="0" w:color="000000"/>
            </w:tcBorders>
          </w:tcPr>
          <w:p w14:paraId="3E776C53"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231" w:type="dxa"/>
            <w:tcBorders>
              <w:top w:val="single" w:sz="4" w:space="0" w:color="000000"/>
              <w:left w:val="single" w:sz="4" w:space="0" w:color="000000"/>
              <w:bottom w:val="single" w:sz="4" w:space="0" w:color="000000"/>
              <w:right w:val="single" w:sz="4" w:space="0" w:color="000000"/>
            </w:tcBorders>
          </w:tcPr>
          <w:p w14:paraId="06838E63" w14:textId="77777777" w:rsidR="00D9056D" w:rsidRDefault="00D9056D">
            <w:pPr>
              <w:spacing w:after="0" w:line="240" w:lineRule="auto"/>
              <w:rPr>
                <w:rFonts w:eastAsia="Times New Roman" w:cs="Times New Roman"/>
                <w:szCs w:val="26"/>
              </w:rPr>
            </w:pPr>
            <w:r>
              <w:rPr>
                <w:rFonts w:eastAsia="Times New Roman" w:cs="Times New Roman"/>
                <w:szCs w:val="26"/>
              </w:rPr>
              <w:t>1a. Nếu thông tin sản phẩm không hợp lệ, hệ thống hiển thị thông báo “Sản phẩm không có sẵn” và kết thúc.</w:t>
            </w:r>
          </w:p>
          <w:p w14:paraId="7FFA2475" w14:textId="77777777" w:rsidR="00D9056D" w:rsidRDefault="00D9056D">
            <w:pPr>
              <w:spacing w:after="0" w:line="240" w:lineRule="auto"/>
              <w:rPr>
                <w:rFonts w:eastAsia="Times New Roman" w:cs="Times New Roman"/>
                <w:szCs w:val="26"/>
              </w:rPr>
            </w:pPr>
            <w:r>
              <w:rPr>
                <w:rFonts w:eastAsia="Times New Roman" w:cs="Times New Roman"/>
                <w:szCs w:val="26"/>
              </w:rPr>
              <w:t>3.a Nếu hệ thống truy xuất gặp sự cố ,hệ thống hiển thị thông báo “Lỗi! Không truy cập được” và kết thúc</w:t>
            </w:r>
          </w:p>
        </w:tc>
      </w:tr>
      <w:tr w:rsidR="00D9056D" w14:paraId="272D3891" w14:textId="77777777">
        <w:tc>
          <w:tcPr>
            <w:tcW w:w="2119" w:type="dxa"/>
            <w:tcBorders>
              <w:top w:val="single" w:sz="4" w:space="0" w:color="000000"/>
              <w:left w:val="single" w:sz="4" w:space="0" w:color="000000"/>
              <w:bottom w:val="single" w:sz="4" w:space="0" w:color="000000"/>
              <w:right w:val="single" w:sz="4" w:space="0" w:color="000000"/>
            </w:tcBorders>
          </w:tcPr>
          <w:p w14:paraId="012A605A"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231" w:type="dxa"/>
            <w:tcBorders>
              <w:top w:val="single" w:sz="4" w:space="0" w:color="000000"/>
              <w:left w:val="single" w:sz="4" w:space="0" w:color="000000"/>
              <w:bottom w:val="single" w:sz="4" w:space="0" w:color="000000"/>
              <w:right w:val="single" w:sz="4" w:space="0" w:color="000000"/>
            </w:tcBorders>
          </w:tcPr>
          <w:p w14:paraId="51BEFE4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303E6EB4" w14:textId="77777777">
        <w:tc>
          <w:tcPr>
            <w:tcW w:w="2119" w:type="dxa"/>
            <w:tcBorders>
              <w:top w:val="single" w:sz="4" w:space="0" w:color="000000"/>
              <w:left w:val="single" w:sz="4" w:space="0" w:color="000000"/>
              <w:bottom w:val="single" w:sz="4" w:space="0" w:color="000000"/>
              <w:right w:val="single" w:sz="4" w:space="0" w:color="000000"/>
            </w:tcBorders>
          </w:tcPr>
          <w:p w14:paraId="0CDFEB05"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231" w:type="dxa"/>
            <w:tcBorders>
              <w:top w:val="single" w:sz="4" w:space="0" w:color="000000"/>
              <w:left w:val="single" w:sz="4" w:space="0" w:color="000000"/>
              <w:bottom w:val="single" w:sz="4" w:space="0" w:color="000000"/>
              <w:right w:val="single" w:sz="4" w:space="0" w:color="000000"/>
            </w:tcBorders>
          </w:tcPr>
          <w:p w14:paraId="0547D837"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6629B61F" w14:textId="45E501C9" w:rsidR="00D9056D" w:rsidRDefault="00D9056D">
      <w:pPr>
        <w:rPr>
          <w:rFonts w:eastAsia="Times New Roman" w:cs="Times New Roman"/>
          <w:szCs w:val="26"/>
        </w:rPr>
      </w:pPr>
      <w:r>
        <w:rPr>
          <w:rFonts w:eastAsia="Times New Roman" w:cs="Times New Roman"/>
          <w:szCs w:val="26"/>
        </w:rPr>
        <w:t>Sơ đồ hoạt động</w:t>
      </w:r>
    </w:p>
    <w:p w14:paraId="45DC0965" w14:textId="77777777" w:rsidR="003648D2" w:rsidRDefault="00D9056D" w:rsidP="003648D2">
      <w:pPr>
        <w:keepNext/>
        <w:pBdr>
          <w:top w:val="nil"/>
          <w:left w:val="nil"/>
          <w:bottom w:val="nil"/>
          <w:right w:val="nil"/>
          <w:between w:val="nil"/>
        </w:pBdr>
        <w:spacing w:line="240" w:lineRule="auto"/>
      </w:pPr>
      <w:r>
        <w:rPr>
          <w:rFonts w:eastAsia="Times New Roman" w:cs="Times New Roman"/>
          <w:noProof/>
          <w:sz w:val="24"/>
          <w:szCs w:val="24"/>
        </w:rPr>
        <w:drawing>
          <wp:inline distT="114300" distB="114300" distL="114300" distR="114300" wp14:anchorId="0A41C9C8" wp14:editId="6DFDB418">
            <wp:extent cx="5076205" cy="4547796"/>
            <wp:effectExtent l="0" t="0" r="0" b="5715"/>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084757" cy="4555458"/>
                    </a:xfrm>
                    <a:prstGeom prst="rect">
                      <a:avLst/>
                    </a:prstGeom>
                    <a:ln/>
                  </pic:spPr>
                </pic:pic>
              </a:graphicData>
            </a:graphic>
          </wp:inline>
        </w:drawing>
      </w:r>
    </w:p>
    <w:p w14:paraId="693CAF15" w14:textId="7D183A35" w:rsidR="00D9056D" w:rsidRDefault="003648D2" w:rsidP="003648D2">
      <w:pPr>
        <w:pStyle w:val="Caption"/>
        <w:rPr>
          <w:rFonts w:eastAsia="Times New Roman" w:cs="Times New Roman"/>
          <w:color w:val="000000"/>
          <w:sz w:val="24"/>
          <w:szCs w:val="24"/>
        </w:rPr>
      </w:pPr>
      <w:r>
        <w:t xml:space="preserve">Hình  </w:t>
      </w:r>
      <w:fldSimple w:instr=" SEQ Hình_ \* ARABIC ">
        <w:r>
          <w:rPr>
            <w:noProof/>
          </w:rPr>
          <w:t>26</w:t>
        </w:r>
      </w:fldSimple>
    </w:p>
    <w:p w14:paraId="50D15E0C" w14:textId="6C4F5179" w:rsidR="00D9056D" w:rsidRDefault="00D9056D">
      <w:pPr>
        <w:rPr>
          <w:rFonts w:eastAsia="Times New Roman" w:cs="Times New Roman"/>
          <w:szCs w:val="26"/>
        </w:rPr>
      </w:pPr>
    </w:p>
    <w:tbl>
      <w:tblPr>
        <w:tblW w:w="9330" w:type="dxa"/>
        <w:tblInd w:w="15" w:type="dxa"/>
        <w:tblLayout w:type="fixed"/>
        <w:tblLook w:val="0400" w:firstRow="0" w:lastRow="0" w:firstColumn="0" w:lastColumn="0" w:noHBand="0" w:noVBand="1"/>
      </w:tblPr>
      <w:tblGrid>
        <w:gridCol w:w="2280"/>
        <w:gridCol w:w="7050"/>
      </w:tblGrid>
      <w:tr w:rsidR="00D9056D" w14:paraId="0F6337A0" w14:textId="77777777">
        <w:tc>
          <w:tcPr>
            <w:tcW w:w="2280" w:type="dxa"/>
            <w:tcBorders>
              <w:top w:val="single" w:sz="4" w:space="0" w:color="000000"/>
              <w:left w:val="single" w:sz="4" w:space="0" w:color="000000"/>
              <w:bottom w:val="single" w:sz="4" w:space="0" w:color="000000"/>
              <w:right w:val="single" w:sz="4" w:space="0" w:color="000000"/>
            </w:tcBorders>
          </w:tcPr>
          <w:p w14:paraId="0B11CDC7"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ID</w:t>
            </w:r>
          </w:p>
        </w:tc>
        <w:tc>
          <w:tcPr>
            <w:tcW w:w="7050" w:type="dxa"/>
            <w:tcBorders>
              <w:top w:val="single" w:sz="4" w:space="0" w:color="000000"/>
              <w:left w:val="single" w:sz="4" w:space="0" w:color="000000"/>
              <w:bottom w:val="single" w:sz="4" w:space="0" w:color="000000"/>
              <w:right w:val="single" w:sz="4" w:space="0" w:color="000000"/>
            </w:tcBorders>
          </w:tcPr>
          <w:p w14:paraId="450FEF7C" w14:textId="77777777" w:rsidR="00D9056D" w:rsidRDefault="00D9056D">
            <w:pPr>
              <w:spacing w:line="240" w:lineRule="auto"/>
              <w:rPr>
                <w:rFonts w:eastAsia="Times New Roman" w:cs="Times New Roman"/>
                <w:szCs w:val="26"/>
              </w:rPr>
            </w:pPr>
            <w:r>
              <w:rPr>
                <w:rFonts w:eastAsia="Times New Roman" w:cs="Times New Roman"/>
                <w:szCs w:val="26"/>
              </w:rPr>
              <w:t>9.2</w:t>
            </w:r>
          </w:p>
        </w:tc>
      </w:tr>
      <w:tr w:rsidR="00D9056D" w14:paraId="5CD8F141" w14:textId="77777777">
        <w:tc>
          <w:tcPr>
            <w:tcW w:w="2280" w:type="dxa"/>
            <w:tcBorders>
              <w:top w:val="single" w:sz="4" w:space="0" w:color="000000"/>
              <w:left w:val="single" w:sz="4" w:space="0" w:color="000000"/>
              <w:bottom w:val="single" w:sz="4" w:space="0" w:color="000000"/>
              <w:right w:val="single" w:sz="4" w:space="0" w:color="000000"/>
            </w:tcBorders>
          </w:tcPr>
          <w:p w14:paraId="6C59A4DA" w14:textId="77777777" w:rsidR="00D9056D" w:rsidRDefault="00D9056D">
            <w:pPr>
              <w:spacing w:after="0" w:line="240" w:lineRule="auto"/>
              <w:rPr>
                <w:rFonts w:eastAsia="Times New Roman" w:cs="Times New Roman"/>
                <w:szCs w:val="26"/>
              </w:rPr>
            </w:pPr>
            <w:r>
              <w:rPr>
                <w:rFonts w:eastAsia="Times New Roman" w:cs="Times New Roman"/>
                <w:color w:val="000000"/>
                <w:szCs w:val="26"/>
              </w:rPr>
              <w:t>Use case name</w:t>
            </w:r>
          </w:p>
        </w:tc>
        <w:tc>
          <w:tcPr>
            <w:tcW w:w="7050" w:type="dxa"/>
            <w:tcBorders>
              <w:top w:val="single" w:sz="4" w:space="0" w:color="000000"/>
              <w:left w:val="single" w:sz="4" w:space="0" w:color="000000"/>
              <w:bottom w:val="single" w:sz="4" w:space="0" w:color="000000"/>
              <w:right w:val="single" w:sz="4" w:space="0" w:color="000000"/>
            </w:tcBorders>
          </w:tcPr>
          <w:p w14:paraId="46163415" w14:textId="77777777" w:rsidR="00D9056D" w:rsidRDefault="00D9056D">
            <w:pPr>
              <w:spacing w:line="240" w:lineRule="auto"/>
              <w:rPr>
                <w:rFonts w:eastAsia="Times New Roman" w:cs="Times New Roman"/>
                <w:szCs w:val="26"/>
              </w:rPr>
            </w:pPr>
            <w:r>
              <w:rPr>
                <w:rFonts w:eastAsia="Times New Roman" w:cs="Times New Roman"/>
                <w:szCs w:val="26"/>
              </w:rPr>
              <w:t>Hiển thị đánh giá của khách hàng về sản phẩm</w:t>
            </w:r>
          </w:p>
        </w:tc>
      </w:tr>
      <w:tr w:rsidR="00D9056D" w14:paraId="12E11242" w14:textId="77777777">
        <w:tc>
          <w:tcPr>
            <w:tcW w:w="2280" w:type="dxa"/>
            <w:tcBorders>
              <w:top w:val="single" w:sz="4" w:space="0" w:color="000000"/>
              <w:left w:val="single" w:sz="4" w:space="0" w:color="000000"/>
              <w:bottom w:val="single" w:sz="4" w:space="0" w:color="000000"/>
              <w:right w:val="single" w:sz="4" w:space="0" w:color="000000"/>
            </w:tcBorders>
          </w:tcPr>
          <w:p w14:paraId="09AC2C79" w14:textId="77777777" w:rsidR="00D9056D" w:rsidRDefault="00D9056D">
            <w:pPr>
              <w:spacing w:after="0" w:line="240" w:lineRule="auto"/>
              <w:rPr>
                <w:rFonts w:eastAsia="Times New Roman" w:cs="Times New Roman"/>
                <w:szCs w:val="26"/>
              </w:rPr>
            </w:pPr>
            <w:r>
              <w:rPr>
                <w:rFonts w:eastAsia="Times New Roman" w:cs="Times New Roman"/>
                <w:color w:val="000000"/>
                <w:szCs w:val="26"/>
              </w:rPr>
              <w:t>Description</w:t>
            </w:r>
          </w:p>
        </w:tc>
        <w:tc>
          <w:tcPr>
            <w:tcW w:w="7050" w:type="dxa"/>
            <w:tcBorders>
              <w:top w:val="single" w:sz="4" w:space="0" w:color="000000"/>
              <w:left w:val="single" w:sz="4" w:space="0" w:color="000000"/>
              <w:bottom w:val="single" w:sz="4" w:space="0" w:color="000000"/>
              <w:right w:val="single" w:sz="4" w:space="0" w:color="000000"/>
            </w:tcBorders>
          </w:tcPr>
          <w:p w14:paraId="2D32D9FA" w14:textId="77777777" w:rsidR="00D9056D" w:rsidRDefault="00D9056D">
            <w:pPr>
              <w:spacing w:line="240" w:lineRule="auto"/>
              <w:rPr>
                <w:rFonts w:eastAsia="Times New Roman" w:cs="Times New Roman"/>
                <w:szCs w:val="26"/>
              </w:rPr>
            </w:pPr>
            <w:r>
              <w:rPr>
                <w:rFonts w:eastAsia="Times New Roman" w:cs="Times New Roman"/>
                <w:szCs w:val="26"/>
              </w:rPr>
              <w:t xml:space="preserve">Tôi là khách hàng, tôi muốn xem đánh giá của sản phẩm </w:t>
            </w:r>
          </w:p>
        </w:tc>
      </w:tr>
      <w:tr w:rsidR="00D9056D" w14:paraId="3A14DB63" w14:textId="77777777">
        <w:tc>
          <w:tcPr>
            <w:tcW w:w="2280" w:type="dxa"/>
            <w:tcBorders>
              <w:top w:val="single" w:sz="4" w:space="0" w:color="000000"/>
              <w:left w:val="single" w:sz="4" w:space="0" w:color="000000"/>
              <w:bottom w:val="single" w:sz="4" w:space="0" w:color="000000"/>
              <w:right w:val="single" w:sz="4" w:space="0" w:color="000000"/>
            </w:tcBorders>
          </w:tcPr>
          <w:p w14:paraId="5F86178F" w14:textId="77777777" w:rsidR="00D9056D" w:rsidRDefault="00D9056D">
            <w:pPr>
              <w:spacing w:after="0" w:line="240" w:lineRule="auto"/>
              <w:rPr>
                <w:rFonts w:eastAsia="Times New Roman" w:cs="Times New Roman"/>
                <w:szCs w:val="26"/>
              </w:rPr>
            </w:pPr>
            <w:r>
              <w:rPr>
                <w:rFonts w:eastAsia="Times New Roman" w:cs="Times New Roman"/>
                <w:color w:val="000000"/>
                <w:szCs w:val="26"/>
              </w:rPr>
              <w:t>Actors</w:t>
            </w:r>
          </w:p>
        </w:tc>
        <w:tc>
          <w:tcPr>
            <w:tcW w:w="7050" w:type="dxa"/>
            <w:tcBorders>
              <w:top w:val="single" w:sz="4" w:space="0" w:color="000000"/>
              <w:left w:val="single" w:sz="4" w:space="0" w:color="000000"/>
              <w:bottom w:val="single" w:sz="4" w:space="0" w:color="000000"/>
              <w:right w:val="single" w:sz="4" w:space="0" w:color="000000"/>
            </w:tcBorders>
          </w:tcPr>
          <w:p w14:paraId="3642C1E2" w14:textId="77777777" w:rsidR="00D9056D" w:rsidRDefault="00D9056D">
            <w:pPr>
              <w:spacing w:line="240" w:lineRule="auto"/>
              <w:rPr>
                <w:rFonts w:eastAsia="Times New Roman" w:cs="Times New Roman"/>
                <w:szCs w:val="26"/>
              </w:rPr>
            </w:pPr>
            <w:r>
              <w:rPr>
                <w:rFonts w:eastAsia="Times New Roman" w:cs="Times New Roman"/>
                <w:szCs w:val="26"/>
              </w:rPr>
              <w:t>Khách hàng</w:t>
            </w:r>
          </w:p>
        </w:tc>
      </w:tr>
      <w:tr w:rsidR="00D9056D" w14:paraId="29379DBF" w14:textId="77777777">
        <w:tc>
          <w:tcPr>
            <w:tcW w:w="2280" w:type="dxa"/>
            <w:tcBorders>
              <w:top w:val="single" w:sz="4" w:space="0" w:color="000000"/>
              <w:left w:val="single" w:sz="4" w:space="0" w:color="000000"/>
              <w:bottom w:val="single" w:sz="4" w:space="0" w:color="000000"/>
              <w:right w:val="single" w:sz="4" w:space="0" w:color="000000"/>
            </w:tcBorders>
          </w:tcPr>
          <w:p w14:paraId="4D31281A" w14:textId="77777777" w:rsidR="00D9056D" w:rsidRDefault="00D9056D">
            <w:pPr>
              <w:spacing w:line="240" w:lineRule="auto"/>
              <w:rPr>
                <w:rFonts w:eastAsia="Times New Roman" w:cs="Times New Roman"/>
                <w:szCs w:val="26"/>
              </w:rPr>
            </w:pPr>
            <w:r>
              <w:rPr>
                <w:rFonts w:eastAsia="Times New Roman" w:cs="Times New Roman"/>
                <w:color w:val="000000"/>
                <w:szCs w:val="26"/>
              </w:rPr>
              <w:t>Priority</w:t>
            </w:r>
          </w:p>
        </w:tc>
        <w:tc>
          <w:tcPr>
            <w:tcW w:w="7050" w:type="dxa"/>
            <w:tcBorders>
              <w:top w:val="single" w:sz="4" w:space="0" w:color="000000"/>
              <w:left w:val="single" w:sz="4" w:space="0" w:color="000000"/>
              <w:bottom w:val="single" w:sz="4" w:space="0" w:color="000000"/>
              <w:right w:val="single" w:sz="4" w:space="0" w:color="000000"/>
            </w:tcBorders>
          </w:tcPr>
          <w:p w14:paraId="71DC3DB1" w14:textId="77777777" w:rsidR="00D9056D" w:rsidRDefault="00D9056D">
            <w:pPr>
              <w:spacing w:line="240" w:lineRule="auto"/>
              <w:rPr>
                <w:rFonts w:eastAsia="Times New Roman" w:cs="Times New Roman"/>
                <w:szCs w:val="26"/>
              </w:rPr>
            </w:pPr>
            <w:r>
              <w:rPr>
                <w:rFonts w:eastAsia="Times New Roman" w:cs="Times New Roman"/>
                <w:color w:val="000000"/>
                <w:szCs w:val="26"/>
              </w:rPr>
              <w:t>High</w:t>
            </w:r>
          </w:p>
        </w:tc>
      </w:tr>
      <w:tr w:rsidR="00D9056D" w14:paraId="279A04D9" w14:textId="77777777">
        <w:tc>
          <w:tcPr>
            <w:tcW w:w="2280" w:type="dxa"/>
            <w:tcBorders>
              <w:top w:val="single" w:sz="4" w:space="0" w:color="000000"/>
              <w:left w:val="single" w:sz="4" w:space="0" w:color="000000"/>
              <w:bottom w:val="single" w:sz="4" w:space="0" w:color="000000"/>
              <w:right w:val="single" w:sz="4" w:space="0" w:color="000000"/>
            </w:tcBorders>
          </w:tcPr>
          <w:p w14:paraId="55AB7856" w14:textId="77777777" w:rsidR="00D9056D" w:rsidRDefault="00D9056D">
            <w:pPr>
              <w:spacing w:line="240" w:lineRule="auto"/>
              <w:rPr>
                <w:rFonts w:eastAsia="Times New Roman" w:cs="Times New Roman"/>
                <w:szCs w:val="26"/>
              </w:rPr>
            </w:pPr>
            <w:r>
              <w:rPr>
                <w:rFonts w:eastAsia="Times New Roman" w:cs="Times New Roman"/>
                <w:color w:val="000000"/>
                <w:szCs w:val="26"/>
              </w:rPr>
              <w:t>Triggers</w:t>
            </w:r>
          </w:p>
        </w:tc>
        <w:tc>
          <w:tcPr>
            <w:tcW w:w="7050" w:type="dxa"/>
            <w:tcBorders>
              <w:top w:val="single" w:sz="4" w:space="0" w:color="000000"/>
              <w:left w:val="single" w:sz="4" w:space="0" w:color="000000"/>
              <w:bottom w:val="single" w:sz="4" w:space="0" w:color="000000"/>
              <w:right w:val="single" w:sz="4" w:space="0" w:color="000000"/>
            </w:tcBorders>
          </w:tcPr>
          <w:p w14:paraId="2E344DD1" w14:textId="77777777" w:rsidR="00D9056D" w:rsidRDefault="00D9056D">
            <w:pPr>
              <w:spacing w:line="240" w:lineRule="auto"/>
              <w:rPr>
                <w:rFonts w:eastAsia="Times New Roman" w:cs="Times New Roman"/>
                <w:szCs w:val="26"/>
              </w:rPr>
            </w:pPr>
            <w:r>
              <w:rPr>
                <w:rFonts w:eastAsia="Times New Roman" w:cs="Times New Roman"/>
                <w:color w:val="000000"/>
                <w:szCs w:val="26"/>
              </w:rPr>
              <w:t>Người dùng đang xem trang mô tả sản phẩm</w:t>
            </w:r>
          </w:p>
        </w:tc>
      </w:tr>
      <w:tr w:rsidR="00D9056D" w14:paraId="4CD0CBAC" w14:textId="77777777">
        <w:tc>
          <w:tcPr>
            <w:tcW w:w="2280" w:type="dxa"/>
            <w:tcBorders>
              <w:top w:val="single" w:sz="4" w:space="0" w:color="000000"/>
              <w:left w:val="single" w:sz="4" w:space="0" w:color="000000"/>
              <w:bottom w:val="single" w:sz="4" w:space="0" w:color="000000"/>
              <w:right w:val="single" w:sz="4" w:space="0" w:color="000000"/>
            </w:tcBorders>
          </w:tcPr>
          <w:p w14:paraId="5AB8BBF7" w14:textId="77777777" w:rsidR="00D9056D" w:rsidRDefault="00D9056D">
            <w:pPr>
              <w:spacing w:line="240" w:lineRule="auto"/>
              <w:rPr>
                <w:rFonts w:eastAsia="Times New Roman" w:cs="Times New Roman"/>
                <w:szCs w:val="26"/>
              </w:rPr>
            </w:pPr>
            <w:r>
              <w:rPr>
                <w:rFonts w:eastAsia="Times New Roman" w:cs="Times New Roman"/>
                <w:color w:val="000000"/>
                <w:szCs w:val="26"/>
              </w:rPr>
              <w:t>Pre-conditions</w:t>
            </w:r>
          </w:p>
        </w:tc>
        <w:tc>
          <w:tcPr>
            <w:tcW w:w="7050" w:type="dxa"/>
            <w:tcBorders>
              <w:top w:val="single" w:sz="4" w:space="0" w:color="000000"/>
              <w:left w:val="single" w:sz="4" w:space="0" w:color="000000"/>
              <w:bottom w:val="single" w:sz="4" w:space="0" w:color="000000"/>
              <w:right w:val="single" w:sz="4" w:space="0" w:color="000000"/>
            </w:tcBorders>
          </w:tcPr>
          <w:p w14:paraId="7C0FE957" w14:textId="77777777" w:rsidR="00D9056D" w:rsidRDefault="00D9056D" w:rsidP="00DB1A4E">
            <w:pPr>
              <w:numPr>
                <w:ilvl w:val="0"/>
                <w:numId w:val="26"/>
              </w:numPr>
              <w:spacing w:line="240" w:lineRule="auto"/>
              <w:jc w:val="left"/>
              <w:rPr>
                <w:color w:val="000000"/>
              </w:rPr>
            </w:pPr>
            <w:r>
              <w:rPr>
                <w:rFonts w:eastAsia="Times New Roman" w:cs="Times New Roman"/>
                <w:color w:val="000000"/>
                <w:szCs w:val="26"/>
              </w:rPr>
              <w:t xml:space="preserve">Sản phẩm có ít nhất một đánh giá của khách hàng </w:t>
            </w:r>
          </w:p>
          <w:p w14:paraId="09779D0E" w14:textId="77777777" w:rsidR="00D9056D" w:rsidRDefault="00D9056D" w:rsidP="00DB1A4E">
            <w:pPr>
              <w:numPr>
                <w:ilvl w:val="0"/>
                <w:numId w:val="26"/>
              </w:numPr>
              <w:spacing w:after="0" w:line="240" w:lineRule="auto"/>
              <w:jc w:val="left"/>
              <w:rPr>
                <w:color w:val="000000"/>
              </w:rPr>
            </w:pPr>
            <w:r>
              <w:rPr>
                <w:rFonts w:eastAsia="Times New Roman" w:cs="Times New Roman"/>
                <w:color w:val="000000"/>
                <w:szCs w:val="26"/>
              </w:rPr>
              <w:t>Hệ thống hiển thị phần đánh giá sản phẩm</w:t>
            </w:r>
          </w:p>
        </w:tc>
      </w:tr>
      <w:tr w:rsidR="00D9056D" w14:paraId="6BD0980D" w14:textId="77777777">
        <w:tc>
          <w:tcPr>
            <w:tcW w:w="2280" w:type="dxa"/>
            <w:tcBorders>
              <w:top w:val="single" w:sz="4" w:space="0" w:color="000000"/>
              <w:left w:val="single" w:sz="4" w:space="0" w:color="000000"/>
              <w:bottom w:val="single" w:sz="4" w:space="0" w:color="000000"/>
              <w:right w:val="single" w:sz="4" w:space="0" w:color="000000"/>
            </w:tcBorders>
          </w:tcPr>
          <w:p w14:paraId="0122580F" w14:textId="77777777" w:rsidR="00D9056D" w:rsidRDefault="00D9056D">
            <w:pPr>
              <w:spacing w:line="240" w:lineRule="auto"/>
              <w:rPr>
                <w:rFonts w:eastAsia="Times New Roman" w:cs="Times New Roman"/>
                <w:szCs w:val="26"/>
              </w:rPr>
            </w:pPr>
            <w:r>
              <w:rPr>
                <w:rFonts w:eastAsia="Times New Roman" w:cs="Times New Roman"/>
                <w:color w:val="000000"/>
                <w:szCs w:val="26"/>
              </w:rPr>
              <w:t>Post-conditions</w:t>
            </w:r>
          </w:p>
        </w:tc>
        <w:tc>
          <w:tcPr>
            <w:tcW w:w="7050" w:type="dxa"/>
            <w:tcBorders>
              <w:top w:val="single" w:sz="4" w:space="0" w:color="000000"/>
              <w:left w:val="single" w:sz="4" w:space="0" w:color="000000"/>
              <w:bottom w:val="single" w:sz="4" w:space="0" w:color="000000"/>
              <w:right w:val="single" w:sz="4" w:space="0" w:color="000000"/>
            </w:tcBorders>
          </w:tcPr>
          <w:p w14:paraId="1D98F15F" w14:textId="77777777" w:rsidR="00D9056D" w:rsidRDefault="00D9056D" w:rsidP="00DB1A4E">
            <w:pPr>
              <w:numPr>
                <w:ilvl w:val="0"/>
                <w:numId w:val="28"/>
              </w:numPr>
              <w:spacing w:line="240" w:lineRule="auto"/>
              <w:jc w:val="left"/>
              <w:rPr>
                <w:color w:val="000000"/>
              </w:rPr>
            </w:pPr>
            <w:r>
              <w:rPr>
                <w:rFonts w:eastAsia="Times New Roman" w:cs="Times New Roman"/>
                <w:color w:val="000000"/>
                <w:szCs w:val="26"/>
              </w:rPr>
              <w:t>Hệ thống hiển thị thông tin: tên người đánh giá, hình ảnh, thời gian và bình luận</w:t>
            </w:r>
          </w:p>
          <w:p w14:paraId="0F708CA7" w14:textId="77777777" w:rsidR="00D9056D" w:rsidRDefault="00D9056D" w:rsidP="00DB1A4E">
            <w:pPr>
              <w:numPr>
                <w:ilvl w:val="0"/>
                <w:numId w:val="28"/>
              </w:numPr>
              <w:spacing w:line="240" w:lineRule="auto"/>
              <w:jc w:val="left"/>
              <w:rPr>
                <w:color w:val="000000"/>
              </w:rPr>
            </w:pPr>
            <w:r>
              <w:rPr>
                <w:rFonts w:eastAsia="Times New Roman" w:cs="Times New Roman"/>
                <w:szCs w:val="26"/>
              </w:rPr>
              <w:t>Hệ thống hiển thị danh sách đánh giá của khách hàng</w:t>
            </w:r>
          </w:p>
        </w:tc>
      </w:tr>
      <w:tr w:rsidR="00D9056D" w14:paraId="16DCFDE5" w14:textId="77777777">
        <w:tc>
          <w:tcPr>
            <w:tcW w:w="2280" w:type="dxa"/>
            <w:tcBorders>
              <w:top w:val="single" w:sz="4" w:space="0" w:color="000000"/>
              <w:left w:val="single" w:sz="4" w:space="0" w:color="000000"/>
              <w:bottom w:val="single" w:sz="4" w:space="0" w:color="000000"/>
              <w:right w:val="single" w:sz="4" w:space="0" w:color="000000"/>
            </w:tcBorders>
          </w:tcPr>
          <w:p w14:paraId="3C6627D1" w14:textId="77777777" w:rsidR="00D9056D" w:rsidRDefault="00D9056D">
            <w:pPr>
              <w:spacing w:line="240" w:lineRule="auto"/>
              <w:rPr>
                <w:rFonts w:eastAsia="Times New Roman" w:cs="Times New Roman"/>
                <w:szCs w:val="26"/>
              </w:rPr>
            </w:pPr>
            <w:r>
              <w:rPr>
                <w:rFonts w:eastAsia="Times New Roman" w:cs="Times New Roman"/>
                <w:color w:val="000000"/>
                <w:szCs w:val="26"/>
              </w:rPr>
              <w:t>Main flow</w:t>
            </w:r>
          </w:p>
        </w:tc>
        <w:tc>
          <w:tcPr>
            <w:tcW w:w="7050" w:type="dxa"/>
            <w:tcBorders>
              <w:top w:val="single" w:sz="4" w:space="0" w:color="000000"/>
              <w:left w:val="single" w:sz="4" w:space="0" w:color="000000"/>
              <w:bottom w:val="single" w:sz="4" w:space="0" w:color="000000"/>
              <w:right w:val="single" w:sz="4" w:space="0" w:color="000000"/>
            </w:tcBorders>
          </w:tcPr>
          <w:p w14:paraId="36124D2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dùng chọn xem trang mô tả sản phẩm</w:t>
            </w:r>
          </w:p>
          <w:p w14:paraId="77277F6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Người chọn xem đánh giá của sản phẩm</w:t>
            </w:r>
          </w:p>
          <w:p w14:paraId="41506EC3"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truy xuất danh sách đánh giá</w:t>
            </w:r>
          </w:p>
          <w:p w14:paraId="45B5F38D"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Hệ thống hiển thị danh sách đánh giá</w:t>
            </w:r>
          </w:p>
          <w:p w14:paraId="704D315A"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Người dùng chọn xem cụ thể một đánh giá </w:t>
            </w:r>
          </w:p>
          <w:p w14:paraId="5C6B2E53" w14:textId="77777777" w:rsidR="00D9056D" w:rsidRDefault="00D9056D" w:rsidP="00DB1A4E">
            <w:pPr>
              <w:numPr>
                <w:ilvl w:val="1"/>
                <w:numId w:val="28"/>
              </w:numPr>
              <w:pBdr>
                <w:top w:val="nil"/>
                <w:left w:val="nil"/>
                <w:bottom w:val="nil"/>
                <w:right w:val="nil"/>
                <w:between w:val="nil"/>
              </w:pBdr>
              <w:spacing w:after="0" w:line="240" w:lineRule="auto"/>
              <w:jc w:val="left"/>
              <w:rPr>
                <w:rFonts w:eastAsia="Times New Roman" w:cs="Times New Roman"/>
                <w:color w:val="000000"/>
                <w:szCs w:val="26"/>
              </w:rPr>
            </w:pPr>
            <w:r>
              <w:rPr>
                <w:rFonts w:eastAsia="Times New Roman" w:cs="Times New Roman"/>
                <w:color w:val="000000"/>
                <w:szCs w:val="26"/>
              </w:rPr>
              <w:t xml:space="preserve">Hệ </w:t>
            </w:r>
            <w:r>
              <w:rPr>
                <w:rFonts w:eastAsia="Times New Roman" w:cs="Times New Roman"/>
                <w:szCs w:val="26"/>
              </w:rPr>
              <w:t>thống</w:t>
            </w:r>
            <w:r>
              <w:rPr>
                <w:rFonts w:eastAsia="Times New Roman" w:cs="Times New Roman"/>
                <w:color w:val="000000"/>
                <w:szCs w:val="26"/>
              </w:rPr>
              <w:t xml:space="preserve"> hiển thị bình luận đã được khách hàng đánh giá </w:t>
            </w:r>
          </w:p>
        </w:tc>
      </w:tr>
      <w:tr w:rsidR="00D9056D" w14:paraId="7A7DE5E1" w14:textId="77777777">
        <w:trPr>
          <w:trHeight w:val="435"/>
        </w:trPr>
        <w:tc>
          <w:tcPr>
            <w:tcW w:w="2280" w:type="dxa"/>
            <w:tcBorders>
              <w:top w:val="single" w:sz="4" w:space="0" w:color="000000"/>
              <w:left w:val="single" w:sz="4" w:space="0" w:color="000000"/>
              <w:bottom w:val="single" w:sz="4" w:space="0" w:color="000000"/>
              <w:right w:val="single" w:sz="4" w:space="0" w:color="000000"/>
            </w:tcBorders>
          </w:tcPr>
          <w:p w14:paraId="37050891" w14:textId="77777777" w:rsidR="00D9056D" w:rsidRDefault="00D9056D">
            <w:pPr>
              <w:spacing w:line="240" w:lineRule="auto"/>
              <w:rPr>
                <w:rFonts w:eastAsia="Times New Roman" w:cs="Times New Roman"/>
                <w:szCs w:val="26"/>
              </w:rPr>
            </w:pPr>
            <w:r>
              <w:rPr>
                <w:rFonts w:eastAsia="Times New Roman" w:cs="Times New Roman"/>
                <w:color w:val="000000"/>
                <w:szCs w:val="26"/>
              </w:rPr>
              <w:t>Alternative flows</w:t>
            </w:r>
          </w:p>
        </w:tc>
        <w:tc>
          <w:tcPr>
            <w:tcW w:w="7050" w:type="dxa"/>
            <w:tcBorders>
              <w:top w:val="single" w:sz="4" w:space="0" w:color="000000"/>
              <w:left w:val="single" w:sz="4" w:space="0" w:color="000000"/>
              <w:bottom w:val="single" w:sz="4" w:space="0" w:color="000000"/>
              <w:right w:val="single" w:sz="4" w:space="0" w:color="000000"/>
            </w:tcBorders>
          </w:tcPr>
          <w:p w14:paraId="57267C5D" w14:textId="77777777" w:rsidR="00D9056D" w:rsidRDefault="00D9056D">
            <w:pPr>
              <w:spacing w:after="0" w:line="240" w:lineRule="auto"/>
              <w:rPr>
                <w:rFonts w:eastAsia="Times New Roman" w:cs="Times New Roman"/>
                <w:szCs w:val="26"/>
              </w:rPr>
            </w:pPr>
            <w:r>
              <w:rPr>
                <w:rFonts w:eastAsia="Times New Roman" w:cs="Times New Roman"/>
                <w:szCs w:val="26"/>
              </w:rPr>
              <w:t>N/A</w:t>
            </w:r>
          </w:p>
        </w:tc>
      </w:tr>
      <w:tr w:rsidR="00D9056D" w14:paraId="52A00F49" w14:textId="77777777">
        <w:tc>
          <w:tcPr>
            <w:tcW w:w="2280" w:type="dxa"/>
            <w:tcBorders>
              <w:top w:val="single" w:sz="4" w:space="0" w:color="000000"/>
              <w:left w:val="single" w:sz="4" w:space="0" w:color="000000"/>
              <w:bottom w:val="single" w:sz="4" w:space="0" w:color="000000"/>
              <w:right w:val="single" w:sz="4" w:space="0" w:color="000000"/>
            </w:tcBorders>
          </w:tcPr>
          <w:p w14:paraId="4AE8F0BC" w14:textId="77777777" w:rsidR="00D9056D" w:rsidRDefault="00D9056D">
            <w:pPr>
              <w:spacing w:line="240" w:lineRule="auto"/>
              <w:rPr>
                <w:rFonts w:eastAsia="Times New Roman" w:cs="Times New Roman"/>
                <w:szCs w:val="26"/>
              </w:rPr>
            </w:pPr>
            <w:r>
              <w:rPr>
                <w:rFonts w:eastAsia="Times New Roman" w:cs="Times New Roman"/>
                <w:color w:val="000000"/>
                <w:szCs w:val="26"/>
              </w:rPr>
              <w:t>Exception flows</w:t>
            </w:r>
          </w:p>
        </w:tc>
        <w:tc>
          <w:tcPr>
            <w:tcW w:w="7050" w:type="dxa"/>
            <w:tcBorders>
              <w:top w:val="single" w:sz="4" w:space="0" w:color="000000"/>
              <w:left w:val="single" w:sz="4" w:space="0" w:color="000000"/>
              <w:bottom w:val="single" w:sz="4" w:space="0" w:color="000000"/>
              <w:right w:val="single" w:sz="4" w:space="0" w:color="000000"/>
            </w:tcBorders>
          </w:tcPr>
          <w:p w14:paraId="656829D8" w14:textId="77777777" w:rsidR="00D9056D" w:rsidRDefault="00D9056D">
            <w:pPr>
              <w:spacing w:after="0" w:line="240" w:lineRule="auto"/>
              <w:rPr>
                <w:rFonts w:eastAsia="Times New Roman" w:cs="Times New Roman"/>
                <w:szCs w:val="26"/>
              </w:rPr>
            </w:pPr>
            <w:r>
              <w:rPr>
                <w:rFonts w:eastAsia="Times New Roman" w:cs="Times New Roman"/>
                <w:szCs w:val="26"/>
              </w:rPr>
              <w:t>2a. Nếu sản phẩm không có đánh giá nào, hiển thị “Chưa có đánh giá”, kết thúc</w:t>
            </w:r>
          </w:p>
          <w:p w14:paraId="681A4398" w14:textId="77777777" w:rsidR="00D9056D" w:rsidRDefault="00D9056D">
            <w:pPr>
              <w:spacing w:after="0" w:line="240" w:lineRule="auto"/>
              <w:rPr>
                <w:rFonts w:eastAsia="Times New Roman" w:cs="Times New Roman"/>
                <w:szCs w:val="26"/>
              </w:rPr>
            </w:pPr>
            <w:r>
              <w:rPr>
                <w:rFonts w:eastAsia="Times New Roman" w:cs="Times New Roman"/>
                <w:szCs w:val="26"/>
              </w:rPr>
              <w:t>4a. Nếu hệ thống gặp lỗi khi truy xuất đánh giá, hiển thị “Lỗi! Thử lại sau”, kết thúc</w:t>
            </w:r>
          </w:p>
        </w:tc>
      </w:tr>
      <w:tr w:rsidR="00D9056D" w14:paraId="13DEEAC1" w14:textId="77777777">
        <w:tc>
          <w:tcPr>
            <w:tcW w:w="2280" w:type="dxa"/>
            <w:tcBorders>
              <w:top w:val="single" w:sz="4" w:space="0" w:color="000000"/>
              <w:left w:val="single" w:sz="4" w:space="0" w:color="000000"/>
              <w:bottom w:val="single" w:sz="4" w:space="0" w:color="000000"/>
              <w:right w:val="single" w:sz="4" w:space="0" w:color="000000"/>
            </w:tcBorders>
          </w:tcPr>
          <w:p w14:paraId="61774107" w14:textId="77777777" w:rsidR="00D9056D" w:rsidRDefault="00D9056D">
            <w:pPr>
              <w:spacing w:line="240" w:lineRule="auto"/>
              <w:rPr>
                <w:rFonts w:eastAsia="Times New Roman" w:cs="Times New Roman"/>
                <w:szCs w:val="26"/>
              </w:rPr>
            </w:pPr>
            <w:r>
              <w:rPr>
                <w:rFonts w:eastAsia="Times New Roman" w:cs="Times New Roman"/>
                <w:color w:val="000000"/>
                <w:szCs w:val="26"/>
              </w:rPr>
              <w:t>Business rules</w:t>
            </w:r>
          </w:p>
        </w:tc>
        <w:tc>
          <w:tcPr>
            <w:tcW w:w="7050" w:type="dxa"/>
            <w:tcBorders>
              <w:top w:val="single" w:sz="4" w:space="0" w:color="000000"/>
              <w:left w:val="single" w:sz="4" w:space="0" w:color="000000"/>
              <w:bottom w:val="single" w:sz="4" w:space="0" w:color="000000"/>
              <w:right w:val="single" w:sz="4" w:space="0" w:color="000000"/>
            </w:tcBorders>
          </w:tcPr>
          <w:p w14:paraId="37069DC2"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r w:rsidR="00D9056D" w14:paraId="15EA2198" w14:textId="77777777">
        <w:tc>
          <w:tcPr>
            <w:tcW w:w="2280" w:type="dxa"/>
            <w:tcBorders>
              <w:top w:val="single" w:sz="4" w:space="0" w:color="000000"/>
              <w:left w:val="single" w:sz="4" w:space="0" w:color="000000"/>
              <w:bottom w:val="single" w:sz="4" w:space="0" w:color="000000"/>
              <w:right w:val="single" w:sz="4" w:space="0" w:color="000000"/>
            </w:tcBorders>
          </w:tcPr>
          <w:p w14:paraId="69E0A855" w14:textId="77777777" w:rsidR="00D9056D" w:rsidRDefault="00D9056D">
            <w:pPr>
              <w:spacing w:line="240" w:lineRule="auto"/>
              <w:rPr>
                <w:rFonts w:eastAsia="Times New Roman" w:cs="Times New Roman"/>
                <w:szCs w:val="26"/>
              </w:rPr>
            </w:pPr>
            <w:r>
              <w:rPr>
                <w:rFonts w:eastAsia="Times New Roman" w:cs="Times New Roman"/>
                <w:color w:val="000000"/>
                <w:szCs w:val="26"/>
              </w:rPr>
              <w:t>Non-functional requirements</w:t>
            </w:r>
          </w:p>
        </w:tc>
        <w:tc>
          <w:tcPr>
            <w:tcW w:w="7050" w:type="dxa"/>
            <w:tcBorders>
              <w:top w:val="single" w:sz="4" w:space="0" w:color="000000"/>
              <w:left w:val="single" w:sz="4" w:space="0" w:color="000000"/>
              <w:bottom w:val="single" w:sz="4" w:space="0" w:color="000000"/>
              <w:right w:val="single" w:sz="4" w:space="0" w:color="000000"/>
            </w:tcBorders>
          </w:tcPr>
          <w:p w14:paraId="6AA6A3E3" w14:textId="77777777" w:rsidR="00D9056D" w:rsidRDefault="00D9056D">
            <w:pPr>
              <w:spacing w:line="240" w:lineRule="auto"/>
              <w:rPr>
                <w:rFonts w:eastAsia="Times New Roman" w:cs="Times New Roman"/>
                <w:szCs w:val="26"/>
              </w:rPr>
            </w:pPr>
            <w:r>
              <w:rPr>
                <w:rFonts w:eastAsia="Times New Roman" w:cs="Times New Roman"/>
                <w:color w:val="000000"/>
                <w:szCs w:val="26"/>
              </w:rPr>
              <w:t>N/A</w:t>
            </w:r>
          </w:p>
        </w:tc>
      </w:tr>
    </w:tbl>
    <w:p w14:paraId="52178DCC" w14:textId="20A26D4B" w:rsidR="00D9056D" w:rsidRDefault="003648D2">
      <w:pPr>
        <w:pBdr>
          <w:top w:val="nil"/>
          <w:left w:val="nil"/>
          <w:bottom w:val="nil"/>
          <w:right w:val="nil"/>
          <w:between w:val="nil"/>
        </w:pBdr>
        <w:spacing w:line="240" w:lineRule="auto"/>
        <w:rPr>
          <w:rFonts w:eastAsia="Times New Roman" w:cs="Times New Roman"/>
          <w:color w:val="000000"/>
          <w:sz w:val="24"/>
          <w:szCs w:val="24"/>
        </w:rPr>
      </w:pPr>
      <w:r>
        <w:rPr>
          <w:noProof/>
        </w:rPr>
        <w:lastRenderedPageBreak/>
        <mc:AlternateContent>
          <mc:Choice Requires="wps">
            <w:drawing>
              <wp:anchor distT="0" distB="0" distL="114300" distR="114300" simplePos="0" relativeHeight="251664384" behindDoc="1" locked="0" layoutInCell="1" allowOverlap="1" wp14:anchorId="1247ABAB" wp14:editId="7B6247E3">
                <wp:simplePos x="0" y="0"/>
                <wp:positionH relativeFrom="column">
                  <wp:posOffset>0</wp:posOffset>
                </wp:positionH>
                <wp:positionV relativeFrom="paragraph">
                  <wp:posOffset>5897245</wp:posOffset>
                </wp:positionV>
                <wp:extent cx="59436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64C2EA" w14:textId="11DFDDED" w:rsidR="003648D2" w:rsidRPr="00FB496D" w:rsidRDefault="003648D2" w:rsidP="003648D2">
                            <w:pPr>
                              <w:pStyle w:val="Caption"/>
                              <w:rPr>
                                <w:rFonts w:eastAsia="Times New Roman" w:cs="Times New Roman"/>
                                <w:noProof/>
                                <w:color w:val="000000"/>
                                <w:sz w:val="24"/>
                                <w:szCs w:val="24"/>
                              </w:rPr>
                            </w:pPr>
                            <w:r>
                              <w:t xml:space="preserve">Hình  </w:t>
                            </w:r>
                            <w:fldSimple w:instr=" SEQ Hình_ \* ARABIC ">
                              <w:r>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ABAB" id="Text Box 32" o:spid="_x0000_s1027" type="#_x0000_t202" style="position:absolute;left:0;text-align:left;margin-left:0;margin-top:464.3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QN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" stroked="f">
                <v:textbox style="mso-fit-shape-to-text:t" inset="0,0,0,0">
                  <w:txbxContent>
                    <w:p w14:paraId="4364C2EA" w14:textId="11DFDDED" w:rsidR="003648D2" w:rsidRPr="00FB496D" w:rsidRDefault="003648D2" w:rsidP="003648D2">
                      <w:pPr>
                        <w:pStyle w:val="Caption"/>
                        <w:rPr>
                          <w:rFonts w:eastAsia="Times New Roman" w:cs="Times New Roman"/>
                          <w:noProof/>
                          <w:color w:val="000000"/>
                          <w:sz w:val="24"/>
                          <w:szCs w:val="24"/>
                        </w:rPr>
                      </w:pPr>
                      <w:r>
                        <w:t xml:space="preserve">Hình  </w:t>
                      </w:r>
                      <w:fldSimple w:instr=" SEQ Hình_ \* ARABIC ">
                        <w:r>
                          <w:rPr>
                            <w:noProof/>
                          </w:rPr>
                          <w:t>27</w:t>
                        </w:r>
                      </w:fldSimple>
                    </w:p>
                  </w:txbxContent>
                </v:textbox>
                <w10:wrap type="tight"/>
              </v:shape>
            </w:pict>
          </mc:Fallback>
        </mc:AlternateContent>
      </w:r>
      <w:r w:rsidR="00D9056D">
        <w:rPr>
          <w:rFonts w:eastAsia="Times New Roman" w:cs="Times New Roman"/>
          <w:noProof/>
          <w:color w:val="000000"/>
          <w:sz w:val="24"/>
          <w:szCs w:val="24"/>
        </w:rPr>
        <w:drawing>
          <wp:anchor distT="0" distB="0" distL="114300" distR="114300" simplePos="0" relativeHeight="251658240" behindDoc="1" locked="0" layoutInCell="1" allowOverlap="1" wp14:anchorId="39F5705D" wp14:editId="713D436C">
            <wp:simplePos x="0" y="0"/>
            <wp:positionH relativeFrom="column">
              <wp:posOffset>0</wp:posOffset>
            </wp:positionH>
            <wp:positionV relativeFrom="paragraph">
              <wp:posOffset>257175</wp:posOffset>
            </wp:positionV>
            <wp:extent cx="5943600" cy="5582920"/>
            <wp:effectExtent l="0" t="0" r="0" b="0"/>
            <wp:wrapTight wrapText="bothSides">
              <wp:wrapPolygon edited="0">
                <wp:start x="0" y="0"/>
                <wp:lineTo x="0" y="21521"/>
                <wp:lineTo x="21531" y="21521"/>
                <wp:lineTo x="21531" y="0"/>
                <wp:lineTo x="0" y="0"/>
              </wp:wrapPolygon>
            </wp:wrapTight>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943600" cy="5582920"/>
                    </a:xfrm>
                    <a:prstGeom prst="rect">
                      <a:avLst/>
                    </a:prstGeom>
                    <a:ln/>
                  </pic:spPr>
                </pic:pic>
              </a:graphicData>
            </a:graphic>
          </wp:anchor>
        </w:drawing>
      </w:r>
      <w:r w:rsidR="00D9056D">
        <w:rPr>
          <w:rFonts w:eastAsia="Times New Roman" w:cs="Times New Roman"/>
          <w:noProof/>
          <w:color w:val="000000"/>
          <w:sz w:val="24"/>
          <w:szCs w:val="24"/>
        </w:rPr>
        <w:t>Sơ đồ hoạt động</w:t>
      </w:r>
    </w:p>
    <w:p w14:paraId="3A51A6BD" w14:textId="1F2C6C3D" w:rsidR="00C33FB9" w:rsidRDefault="00C33FB9" w:rsidP="00D9056D">
      <w:pPr>
        <w:pStyle w:val="Heading2"/>
        <w:numPr>
          <w:ilvl w:val="0"/>
          <w:numId w:val="0"/>
        </w:numPr>
        <w:rPr>
          <w:rFonts w:eastAsia="Times New Roman"/>
        </w:rPr>
      </w:pP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05"/>
        <w:gridCol w:w="6705"/>
      </w:tblGrid>
      <w:tr w:rsidR="0097533B" w14:paraId="09D19458" w14:textId="77777777">
        <w:trPr>
          <w:trHeight w:val="79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9658B8" w14:textId="77777777" w:rsidR="0097533B" w:rsidRDefault="0097533B">
            <w:pPr>
              <w:spacing w:before="240" w:after="240"/>
              <w:ind w:left="140" w:right="140"/>
              <w:rPr>
                <w:rFonts w:eastAsia="Times New Roman" w:cs="Times New Roman"/>
                <w:szCs w:val="26"/>
              </w:rPr>
            </w:pPr>
            <w:r>
              <w:rPr>
                <w:rFonts w:eastAsia="Times New Roman" w:cs="Times New Roman"/>
                <w:szCs w:val="26"/>
              </w:rPr>
              <w:t>Use case ID</w:t>
            </w:r>
          </w:p>
          <w:p w14:paraId="39D64B48"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D12EB16" w14:textId="77777777" w:rsidR="0097533B" w:rsidRDefault="0097533B">
            <w:pPr>
              <w:spacing w:before="240" w:after="240"/>
              <w:ind w:left="140" w:right="140"/>
              <w:rPr>
                <w:rFonts w:eastAsia="Times New Roman" w:cs="Times New Roman"/>
                <w:szCs w:val="26"/>
              </w:rPr>
            </w:pPr>
            <w:r>
              <w:rPr>
                <w:rFonts w:eastAsia="Times New Roman" w:cs="Times New Roman"/>
                <w:szCs w:val="26"/>
              </w:rPr>
              <w:t>9.3</w:t>
            </w:r>
          </w:p>
        </w:tc>
      </w:tr>
      <w:tr w:rsidR="0097533B" w14:paraId="509A3961" w14:textId="77777777">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34B66E" w14:textId="77777777" w:rsidR="0097533B" w:rsidRDefault="0097533B">
            <w:pPr>
              <w:spacing w:before="240" w:after="240"/>
              <w:ind w:left="140" w:right="140"/>
              <w:rPr>
                <w:rFonts w:eastAsia="Times New Roman" w:cs="Times New Roman"/>
                <w:szCs w:val="26"/>
              </w:rPr>
            </w:pPr>
            <w:r>
              <w:rPr>
                <w:rFonts w:eastAsia="Times New Roman" w:cs="Times New Roman"/>
                <w:szCs w:val="26"/>
              </w:rPr>
              <w:t>Use case name</w:t>
            </w:r>
          </w:p>
          <w:p w14:paraId="29477839"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35DBE984" w14:textId="77777777" w:rsidR="0097533B" w:rsidRDefault="0097533B">
            <w:pPr>
              <w:spacing w:before="240" w:after="240"/>
              <w:ind w:left="140" w:right="140"/>
              <w:rPr>
                <w:rFonts w:eastAsia="Times New Roman" w:cs="Times New Roman"/>
                <w:szCs w:val="26"/>
              </w:rPr>
            </w:pPr>
            <w:r>
              <w:rPr>
                <w:rFonts w:eastAsia="Times New Roman" w:cs="Times New Roman"/>
                <w:szCs w:val="26"/>
              </w:rPr>
              <w:t>Hiển thị gợi ý sản phẩm</w:t>
            </w:r>
          </w:p>
        </w:tc>
      </w:tr>
      <w:tr w:rsidR="0097533B" w14:paraId="252D3061" w14:textId="77777777">
        <w:trPr>
          <w:trHeight w:val="79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982291" w14:textId="77777777" w:rsidR="0097533B" w:rsidRDefault="0097533B">
            <w:pPr>
              <w:spacing w:before="240" w:after="240"/>
              <w:ind w:left="140" w:right="140"/>
              <w:rPr>
                <w:rFonts w:eastAsia="Times New Roman" w:cs="Times New Roman"/>
                <w:szCs w:val="26"/>
              </w:rPr>
            </w:pPr>
            <w:r>
              <w:rPr>
                <w:rFonts w:eastAsia="Times New Roman" w:cs="Times New Roman"/>
                <w:szCs w:val="26"/>
              </w:rPr>
              <w:lastRenderedPageBreak/>
              <w:t>Description</w:t>
            </w:r>
          </w:p>
          <w:p w14:paraId="3272F6D5"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 </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F742144" w14:textId="77777777" w:rsidR="0097533B" w:rsidRDefault="0097533B">
            <w:pPr>
              <w:spacing w:before="240" w:after="240"/>
              <w:ind w:left="140" w:right="140"/>
              <w:rPr>
                <w:rFonts w:eastAsia="Times New Roman" w:cs="Times New Roman"/>
                <w:szCs w:val="26"/>
              </w:rPr>
            </w:pPr>
            <w:r>
              <w:rPr>
                <w:rFonts w:eastAsia="Times New Roman" w:cs="Times New Roman"/>
                <w:szCs w:val="26"/>
              </w:rPr>
              <w:t>Là người dùng, tôi muốn được gợi ý về các sản phẩm của cửa hàng</w:t>
            </w:r>
          </w:p>
        </w:tc>
      </w:tr>
      <w:tr w:rsidR="0097533B" w14:paraId="7EFAB7D2"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A5CAAF" w14:textId="77777777" w:rsidR="0097533B" w:rsidRDefault="0097533B">
            <w:pPr>
              <w:spacing w:before="240" w:after="240"/>
              <w:ind w:left="140" w:right="140"/>
              <w:rPr>
                <w:rFonts w:eastAsia="Times New Roman" w:cs="Times New Roman"/>
                <w:szCs w:val="26"/>
              </w:rPr>
            </w:pPr>
            <w:r>
              <w:rPr>
                <w:rFonts w:eastAsia="Times New Roman" w:cs="Times New Roman"/>
                <w:szCs w:val="26"/>
              </w:rPr>
              <w:t>Actors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5D866C" w14:textId="77777777" w:rsidR="0097533B" w:rsidRDefault="0097533B">
            <w:pPr>
              <w:spacing w:before="240" w:after="240"/>
              <w:ind w:left="140" w:right="140"/>
              <w:rPr>
                <w:rFonts w:eastAsia="Times New Roman" w:cs="Times New Roman"/>
                <w:szCs w:val="26"/>
              </w:rPr>
            </w:pPr>
            <w:r>
              <w:rPr>
                <w:rFonts w:eastAsia="Times New Roman" w:cs="Times New Roman"/>
                <w:szCs w:val="26"/>
              </w:rPr>
              <w:t>Khách hàng</w:t>
            </w:r>
          </w:p>
        </w:tc>
      </w:tr>
      <w:tr w:rsidR="0097533B" w14:paraId="19BDC914"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6AE447" w14:textId="77777777" w:rsidR="0097533B" w:rsidRDefault="0097533B">
            <w:pPr>
              <w:spacing w:before="240" w:after="240"/>
              <w:ind w:left="140" w:right="140"/>
              <w:rPr>
                <w:rFonts w:eastAsia="Times New Roman" w:cs="Times New Roman"/>
                <w:szCs w:val="26"/>
              </w:rPr>
            </w:pPr>
            <w:r>
              <w:rPr>
                <w:rFonts w:eastAsia="Times New Roman" w:cs="Times New Roman"/>
                <w:szCs w:val="26"/>
              </w:rPr>
              <w:t>Priority</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6C474B2" w14:textId="77777777" w:rsidR="0097533B" w:rsidRDefault="0097533B">
            <w:pPr>
              <w:spacing w:before="240" w:after="240"/>
              <w:ind w:left="140" w:right="140"/>
              <w:rPr>
                <w:rFonts w:eastAsia="Times New Roman" w:cs="Times New Roman"/>
                <w:szCs w:val="26"/>
              </w:rPr>
            </w:pPr>
            <w:r>
              <w:rPr>
                <w:rFonts w:eastAsia="Times New Roman" w:cs="Times New Roman"/>
                <w:szCs w:val="26"/>
              </w:rPr>
              <w:t>High</w:t>
            </w:r>
          </w:p>
        </w:tc>
      </w:tr>
      <w:tr w:rsidR="0097533B" w14:paraId="5A092AD9"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D7B3C6" w14:textId="77777777" w:rsidR="0097533B" w:rsidRDefault="0097533B">
            <w:pPr>
              <w:spacing w:before="240" w:after="240"/>
              <w:ind w:left="140" w:right="140"/>
              <w:rPr>
                <w:rFonts w:eastAsia="Times New Roman" w:cs="Times New Roman"/>
                <w:szCs w:val="26"/>
              </w:rPr>
            </w:pPr>
            <w:r>
              <w:rPr>
                <w:rFonts w:eastAsia="Times New Roman" w:cs="Times New Roman"/>
                <w:szCs w:val="26"/>
              </w:rPr>
              <w:t>Triggers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E186C8E" w14:textId="77777777" w:rsidR="0097533B" w:rsidRDefault="0097533B">
            <w:pPr>
              <w:spacing w:before="240" w:after="240"/>
              <w:ind w:left="140" w:right="140"/>
              <w:rPr>
                <w:rFonts w:eastAsia="Times New Roman" w:cs="Times New Roman"/>
                <w:szCs w:val="26"/>
              </w:rPr>
            </w:pPr>
            <w:r>
              <w:rPr>
                <w:rFonts w:eastAsia="Times New Roman" w:cs="Times New Roman"/>
                <w:szCs w:val="26"/>
              </w:rPr>
              <w:t>Người dùng truy cập vào trang web</w:t>
            </w:r>
          </w:p>
        </w:tc>
      </w:tr>
      <w:tr w:rsidR="0097533B" w14:paraId="53F8BDDC"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BDA791" w14:textId="77777777" w:rsidR="0097533B" w:rsidRDefault="0097533B">
            <w:pPr>
              <w:spacing w:before="240" w:after="240"/>
              <w:ind w:left="140" w:right="140"/>
              <w:rPr>
                <w:rFonts w:eastAsia="Times New Roman" w:cs="Times New Roman"/>
                <w:szCs w:val="26"/>
              </w:rPr>
            </w:pPr>
            <w:r>
              <w:rPr>
                <w:rFonts w:eastAsia="Times New Roman" w:cs="Times New Roman"/>
                <w:szCs w:val="26"/>
              </w:rPr>
              <w:t>Pre-conditions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2D22C43" w14:textId="77777777" w:rsidR="0097533B" w:rsidRDefault="0097533B">
            <w:pPr>
              <w:spacing w:before="240" w:after="240"/>
              <w:ind w:left="140" w:right="140"/>
              <w:rPr>
                <w:rFonts w:eastAsia="Times New Roman" w:cs="Times New Roman"/>
                <w:szCs w:val="26"/>
              </w:rPr>
            </w:pPr>
            <w:r>
              <w:rPr>
                <w:rFonts w:eastAsia="Times New Roman" w:cs="Times New Roman"/>
                <w:szCs w:val="26"/>
              </w:rPr>
              <w:t>Người dùng xem sản phẩm của cửa hàng</w:t>
            </w:r>
          </w:p>
        </w:tc>
      </w:tr>
      <w:tr w:rsidR="0097533B" w14:paraId="740287ED"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98919F" w14:textId="77777777" w:rsidR="0097533B" w:rsidRDefault="0097533B">
            <w:pPr>
              <w:spacing w:before="240" w:after="240"/>
              <w:ind w:left="140" w:right="140"/>
              <w:rPr>
                <w:rFonts w:eastAsia="Times New Roman" w:cs="Times New Roman"/>
                <w:szCs w:val="26"/>
              </w:rPr>
            </w:pPr>
            <w:r>
              <w:rPr>
                <w:rFonts w:eastAsia="Times New Roman" w:cs="Times New Roman"/>
                <w:szCs w:val="26"/>
              </w:rPr>
              <w:t>Post-conditions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60172C12" w14:textId="77777777" w:rsidR="0097533B" w:rsidRDefault="0097533B">
            <w:pPr>
              <w:spacing w:before="240" w:after="240"/>
              <w:ind w:left="140" w:right="140"/>
              <w:rPr>
                <w:rFonts w:eastAsia="Times New Roman" w:cs="Times New Roman"/>
                <w:szCs w:val="26"/>
              </w:rPr>
            </w:pPr>
            <w:r>
              <w:rPr>
                <w:rFonts w:eastAsia="Times New Roman" w:cs="Times New Roman"/>
                <w:szCs w:val="26"/>
              </w:rPr>
              <w:t xml:space="preserve">Hiển thị gợi ý về sản phẩm cho khách hàng </w:t>
            </w:r>
          </w:p>
        </w:tc>
      </w:tr>
      <w:tr w:rsidR="0097533B" w14:paraId="081FA0AE" w14:textId="77777777">
        <w:trPr>
          <w:trHeight w:val="133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2583B0" w14:textId="77777777" w:rsidR="0097533B" w:rsidRDefault="0097533B">
            <w:pPr>
              <w:spacing w:before="240" w:after="240"/>
              <w:ind w:left="140" w:right="140"/>
              <w:rPr>
                <w:rFonts w:eastAsia="Times New Roman" w:cs="Times New Roman"/>
                <w:szCs w:val="26"/>
              </w:rPr>
            </w:pPr>
            <w:r>
              <w:rPr>
                <w:rFonts w:eastAsia="Times New Roman" w:cs="Times New Roman"/>
                <w:szCs w:val="26"/>
              </w:rPr>
              <w:t>Main flow</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A39C2B0" w14:textId="77777777" w:rsidR="0097533B" w:rsidRDefault="0097533B">
            <w:pPr>
              <w:spacing w:before="240" w:after="240"/>
              <w:ind w:left="2200" w:right="140" w:hanging="620"/>
              <w:rPr>
                <w:rFonts w:eastAsia="Times New Roman" w:cs="Times New Roman"/>
                <w:szCs w:val="26"/>
              </w:rPr>
            </w:pPr>
            <w:r>
              <w:rPr>
                <w:rFonts w:eastAsia="Times New Roman" w:cs="Times New Roman"/>
                <w:szCs w:val="26"/>
              </w:rPr>
              <w:t>1.               Xem sản phẩm của cửa hàng</w:t>
            </w:r>
          </w:p>
          <w:p w14:paraId="74EECC46" w14:textId="77777777" w:rsidR="0097533B" w:rsidRDefault="0097533B">
            <w:pPr>
              <w:spacing w:before="240" w:after="240"/>
              <w:ind w:left="2200" w:right="140" w:hanging="620"/>
              <w:rPr>
                <w:rFonts w:eastAsia="Times New Roman" w:cs="Times New Roman"/>
                <w:szCs w:val="26"/>
              </w:rPr>
            </w:pPr>
            <w:r>
              <w:rPr>
                <w:rFonts w:eastAsia="Times New Roman" w:cs="Times New Roman"/>
                <w:szCs w:val="26"/>
              </w:rPr>
              <w:t>2.               Hiển thị gợi ý về các sản phẩm của cửa hàng. Thông tin hiển thị bao gồm tên, hình ảnh, giá của sản phẩm</w:t>
            </w:r>
          </w:p>
        </w:tc>
      </w:tr>
      <w:tr w:rsidR="0097533B" w14:paraId="0BA3A8B8"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63E171" w14:textId="77777777" w:rsidR="0097533B" w:rsidRDefault="0097533B">
            <w:pPr>
              <w:spacing w:before="240" w:after="240"/>
              <w:ind w:left="140" w:right="140"/>
              <w:rPr>
                <w:rFonts w:eastAsia="Times New Roman" w:cs="Times New Roman"/>
                <w:szCs w:val="26"/>
              </w:rPr>
            </w:pPr>
            <w:r>
              <w:rPr>
                <w:rFonts w:eastAsia="Times New Roman" w:cs="Times New Roman"/>
                <w:szCs w:val="26"/>
              </w:rPr>
              <w:t>Alternative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52CC88A9"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06EB7A7F"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8C4ED9" w14:textId="77777777" w:rsidR="0097533B" w:rsidRDefault="0097533B">
            <w:pPr>
              <w:spacing w:before="240" w:after="240"/>
              <w:ind w:left="140" w:right="140"/>
              <w:rPr>
                <w:rFonts w:eastAsia="Times New Roman" w:cs="Times New Roman"/>
                <w:szCs w:val="26"/>
              </w:rPr>
            </w:pPr>
            <w:r>
              <w:rPr>
                <w:rFonts w:eastAsia="Times New Roman" w:cs="Times New Roman"/>
                <w:szCs w:val="26"/>
              </w:rPr>
              <w:t>Exception flows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1B9908E"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114C8344"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C704A0" w14:textId="77777777" w:rsidR="0097533B" w:rsidRDefault="0097533B">
            <w:pPr>
              <w:spacing w:before="240" w:after="240"/>
              <w:ind w:left="140" w:right="140"/>
              <w:rPr>
                <w:rFonts w:eastAsia="Times New Roman" w:cs="Times New Roman"/>
                <w:szCs w:val="26"/>
              </w:rPr>
            </w:pPr>
            <w:r>
              <w:rPr>
                <w:rFonts w:eastAsia="Times New Roman" w:cs="Times New Roman"/>
                <w:szCs w:val="26"/>
              </w:rPr>
              <w:t>Business rules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78092139"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r w:rsidR="0097533B" w14:paraId="09AFE879" w14:textId="77777777">
        <w:trPr>
          <w:trHeight w:val="55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548F69" w14:textId="77777777" w:rsidR="0097533B" w:rsidRDefault="0097533B">
            <w:pPr>
              <w:spacing w:before="240" w:after="240"/>
              <w:ind w:left="140" w:right="140"/>
              <w:rPr>
                <w:rFonts w:eastAsia="Times New Roman" w:cs="Times New Roman"/>
                <w:szCs w:val="26"/>
              </w:rPr>
            </w:pPr>
            <w:r>
              <w:rPr>
                <w:rFonts w:eastAsia="Times New Roman" w:cs="Times New Roman"/>
                <w:szCs w:val="26"/>
              </w:rPr>
              <w:t>Non-functional requirements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A0E8277" w14:textId="77777777" w:rsidR="0097533B" w:rsidRDefault="0097533B">
            <w:pPr>
              <w:spacing w:before="240" w:after="240"/>
              <w:ind w:left="140" w:right="140"/>
              <w:rPr>
                <w:rFonts w:eastAsia="Times New Roman" w:cs="Times New Roman"/>
                <w:szCs w:val="26"/>
              </w:rPr>
            </w:pPr>
            <w:r>
              <w:rPr>
                <w:rFonts w:eastAsia="Times New Roman" w:cs="Times New Roman"/>
                <w:szCs w:val="26"/>
              </w:rPr>
              <w:t>N/A</w:t>
            </w:r>
          </w:p>
        </w:tc>
      </w:tr>
    </w:tbl>
    <w:p w14:paraId="3C762A3F" w14:textId="77777777" w:rsidR="0097533B" w:rsidRDefault="0097533B">
      <w:pPr>
        <w:rPr>
          <w:rFonts w:eastAsia="Times New Roman" w:cs="Times New Roman"/>
          <w:szCs w:val="26"/>
        </w:rPr>
      </w:pPr>
    </w:p>
    <w:p w14:paraId="1C3F86E2" w14:textId="77777777" w:rsidR="0097533B" w:rsidRDefault="0097533B">
      <w:pPr>
        <w:rPr>
          <w:rFonts w:eastAsia="Times New Roman" w:cs="Times New Roman"/>
          <w:szCs w:val="26"/>
        </w:rPr>
      </w:pPr>
      <w:r>
        <w:rPr>
          <w:rFonts w:eastAsia="Times New Roman" w:cs="Times New Roman"/>
          <w:szCs w:val="26"/>
        </w:rPr>
        <w:t>Sơ đồ hoạt động</w:t>
      </w:r>
    </w:p>
    <w:p w14:paraId="35821443" w14:textId="77777777" w:rsidR="003648D2" w:rsidRDefault="0097533B" w:rsidP="003648D2">
      <w:pPr>
        <w:keepNext/>
      </w:pPr>
      <w:r>
        <w:rPr>
          <w:rFonts w:eastAsia="Times New Roman" w:cs="Times New Roman"/>
          <w:noProof/>
          <w:szCs w:val="26"/>
        </w:rPr>
        <w:lastRenderedPageBreak/>
        <w:drawing>
          <wp:inline distT="114300" distB="114300" distL="114300" distR="114300" wp14:anchorId="424F3A9F" wp14:editId="7488BCC0">
            <wp:extent cx="5629275" cy="5534025"/>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8"/>
                    <a:srcRect/>
                    <a:stretch>
                      <a:fillRect/>
                    </a:stretch>
                  </pic:blipFill>
                  <pic:spPr>
                    <a:xfrm>
                      <a:off x="0" y="0"/>
                      <a:ext cx="5629275" cy="5534025"/>
                    </a:xfrm>
                    <a:prstGeom prst="rect">
                      <a:avLst/>
                    </a:prstGeom>
                    <a:ln/>
                  </pic:spPr>
                </pic:pic>
              </a:graphicData>
            </a:graphic>
          </wp:inline>
        </w:drawing>
      </w:r>
    </w:p>
    <w:p w14:paraId="4C265754" w14:textId="76C3AD2E" w:rsidR="0097533B" w:rsidRDefault="003648D2" w:rsidP="003648D2">
      <w:pPr>
        <w:pStyle w:val="Caption"/>
        <w:rPr>
          <w:rFonts w:eastAsia="Times New Roman" w:cs="Times New Roman"/>
          <w:szCs w:val="26"/>
        </w:rPr>
      </w:pPr>
      <w:r>
        <w:t xml:space="preserve">Hình  </w:t>
      </w:r>
      <w:fldSimple w:instr=" SEQ Hình_ \* ARABIC ">
        <w:r>
          <w:rPr>
            <w:noProof/>
          </w:rPr>
          <w:t>28</w:t>
        </w:r>
      </w:fldSimple>
    </w:p>
    <w:p w14:paraId="61EAFC28" w14:textId="03C6CFE3" w:rsidR="00200613" w:rsidRDefault="00D9056D" w:rsidP="00200613">
      <w:pPr>
        <w:pStyle w:val="Heading2"/>
      </w:pPr>
      <w:bookmarkStart w:id="18" w:name="_Toc166210415"/>
      <w:r>
        <w:t>Đặc tả use case đăng ký</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337"/>
        <w:gridCol w:w="6680"/>
      </w:tblGrid>
      <w:tr w:rsidR="00D9056D" w:rsidRPr="00D9056D" w14:paraId="467CC8E5" w14:textId="77777777" w:rsidTr="00D9056D">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DAD826" w14:textId="77777777" w:rsidR="00D9056D" w:rsidRPr="00D9056D" w:rsidRDefault="00D9056D" w:rsidP="00D9056D">
            <w:pPr>
              <w:jc w:val="left"/>
            </w:pPr>
            <w:r w:rsidRPr="00D9056D">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A2ED77" w14:textId="77777777" w:rsidR="00D9056D" w:rsidRPr="00D9056D" w:rsidRDefault="00D9056D" w:rsidP="00D9056D">
            <w:pPr>
              <w:jc w:val="left"/>
            </w:pPr>
            <w:r w:rsidRPr="00D9056D">
              <w:t>10.1</w:t>
            </w:r>
          </w:p>
        </w:tc>
      </w:tr>
      <w:tr w:rsidR="00D9056D" w:rsidRPr="00D9056D" w14:paraId="1608A62F" w14:textId="77777777" w:rsidTr="00D9056D">
        <w:trPr>
          <w:trHeight w:val="90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33CACA" w14:textId="77777777" w:rsidR="00D9056D" w:rsidRPr="00D9056D" w:rsidRDefault="00D9056D" w:rsidP="00D9056D">
            <w:pPr>
              <w:jc w:val="left"/>
            </w:pPr>
            <w:r w:rsidRPr="00D9056D">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F779CE" w14:textId="77777777" w:rsidR="00D9056D" w:rsidRPr="00D9056D" w:rsidRDefault="00D9056D" w:rsidP="00D9056D">
            <w:pPr>
              <w:jc w:val="left"/>
            </w:pPr>
            <w:r w:rsidRPr="00D9056D">
              <w:t>Đăng ký</w:t>
            </w:r>
          </w:p>
        </w:tc>
      </w:tr>
      <w:tr w:rsidR="00D9056D" w:rsidRPr="00D9056D" w14:paraId="03CF73B5" w14:textId="77777777" w:rsidTr="00D9056D">
        <w:trPr>
          <w:trHeight w:val="9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DC2473" w14:textId="77777777" w:rsidR="00D9056D" w:rsidRPr="00D9056D" w:rsidRDefault="00D9056D" w:rsidP="00D9056D">
            <w:pPr>
              <w:jc w:val="left"/>
            </w:pPr>
            <w:r w:rsidRPr="00D9056D">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6F45A3" w14:textId="77777777" w:rsidR="00D9056D" w:rsidRPr="00D9056D" w:rsidRDefault="00D9056D" w:rsidP="00D9056D">
            <w:pPr>
              <w:jc w:val="left"/>
            </w:pPr>
            <w:r w:rsidRPr="00D9056D">
              <w:t>Là khách hàng, tôi muốn đăng ký để mua hàng</w:t>
            </w:r>
          </w:p>
        </w:tc>
      </w:tr>
      <w:tr w:rsidR="00D9056D" w:rsidRPr="00D9056D" w14:paraId="628E7EB1" w14:textId="77777777" w:rsidTr="00D9056D">
        <w:trPr>
          <w:trHeight w:val="4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969309" w14:textId="77777777" w:rsidR="00D9056D" w:rsidRPr="00D9056D" w:rsidRDefault="00D9056D" w:rsidP="00D9056D">
            <w:pPr>
              <w:jc w:val="left"/>
            </w:pPr>
            <w:r w:rsidRPr="00D9056D">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93A785" w14:textId="77777777" w:rsidR="00D9056D" w:rsidRPr="00D9056D" w:rsidRDefault="00D9056D" w:rsidP="00D9056D">
            <w:pPr>
              <w:jc w:val="left"/>
            </w:pPr>
            <w:r w:rsidRPr="00D9056D">
              <w:t>Khách hàng</w:t>
            </w:r>
          </w:p>
        </w:tc>
      </w:tr>
      <w:tr w:rsidR="00D9056D" w:rsidRPr="00D9056D" w14:paraId="52CCFA9B" w14:textId="77777777" w:rsidTr="00D9056D">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9F434A" w14:textId="77777777" w:rsidR="00D9056D" w:rsidRPr="00D9056D" w:rsidRDefault="00D9056D" w:rsidP="00D9056D">
            <w:pPr>
              <w:jc w:val="left"/>
            </w:pPr>
            <w:r w:rsidRPr="00D9056D">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E53271" w14:textId="77777777" w:rsidR="00D9056D" w:rsidRPr="00D9056D" w:rsidRDefault="00D9056D" w:rsidP="00D9056D">
            <w:pPr>
              <w:jc w:val="left"/>
            </w:pPr>
            <w:r w:rsidRPr="00D9056D">
              <w:t>High</w:t>
            </w:r>
          </w:p>
        </w:tc>
      </w:tr>
      <w:tr w:rsidR="00D9056D" w:rsidRPr="00D9056D" w14:paraId="241D32B9" w14:textId="77777777" w:rsidTr="00D9056D">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B6F955" w14:textId="77777777" w:rsidR="00D9056D" w:rsidRPr="00D9056D" w:rsidRDefault="00D9056D" w:rsidP="00D9056D">
            <w:pPr>
              <w:jc w:val="left"/>
            </w:pPr>
            <w:r w:rsidRPr="00D9056D">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87F05F" w14:textId="77777777" w:rsidR="00D9056D" w:rsidRPr="00D9056D" w:rsidRDefault="00D9056D" w:rsidP="00D9056D">
            <w:pPr>
              <w:jc w:val="left"/>
            </w:pPr>
            <w:r w:rsidRPr="00D9056D">
              <w:t>Khách hàng vào web và bấm vào đăng ký</w:t>
            </w:r>
          </w:p>
        </w:tc>
      </w:tr>
      <w:tr w:rsidR="00D9056D" w:rsidRPr="00D9056D" w14:paraId="032C8980" w14:textId="77777777" w:rsidTr="00D9056D">
        <w:trPr>
          <w:trHeight w:val="11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2F9E41" w14:textId="77777777" w:rsidR="00D9056D" w:rsidRPr="00D9056D" w:rsidRDefault="00D9056D" w:rsidP="00D9056D">
            <w:pPr>
              <w:jc w:val="left"/>
            </w:pPr>
            <w:r w:rsidRPr="00D9056D">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D6DC2F" w14:textId="77777777" w:rsidR="00D9056D" w:rsidRPr="00D9056D" w:rsidRDefault="00D9056D" w:rsidP="00DB1A4E">
            <w:pPr>
              <w:numPr>
                <w:ilvl w:val="0"/>
                <w:numId w:val="29"/>
              </w:numPr>
              <w:jc w:val="left"/>
            </w:pPr>
            <w:r w:rsidRPr="00D9056D">
              <w:t>Khách hàng chưa có tài khoản</w:t>
            </w:r>
          </w:p>
          <w:p w14:paraId="3DC9D63C" w14:textId="77777777" w:rsidR="00D9056D" w:rsidRPr="00D9056D" w:rsidRDefault="00D9056D" w:rsidP="00DB1A4E">
            <w:pPr>
              <w:numPr>
                <w:ilvl w:val="0"/>
                <w:numId w:val="29"/>
              </w:numPr>
              <w:jc w:val="left"/>
            </w:pPr>
            <w:r w:rsidRPr="00D9056D">
              <w:t>Thiết bị của khách hàng đã được kết nối internet khi thực hiện</w:t>
            </w:r>
          </w:p>
        </w:tc>
      </w:tr>
      <w:tr w:rsidR="00D9056D" w:rsidRPr="00D9056D" w14:paraId="110AD680" w14:textId="77777777" w:rsidTr="00D9056D">
        <w:trPr>
          <w:trHeight w:val="13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A3B4D6" w14:textId="77777777" w:rsidR="00D9056D" w:rsidRPr="00D9056D" w:rsidRDefault="00D9056D" w:rsidP="00D9056D">
            <w:pPr>
              <w:jc w:val="left"/>
            </w:pPr>
            <w:r w:rsidRPr="00D9056D">
              <w:t>Post-conditions</w:t>
            </w:r>
          </w:p>
          <w:p w14:paraId="495D5E92" w14:textId="77777777" w:rsidR="00D9056D" w:rsidRPr="00D9056D" w:rsidRDefault="00D9056D" w:rsidP="00D9056D">
            <w:pPr>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01D5F1" w14:textId="77777777" w:rsidR="00D9056D" w:rsidRPr="00D9056D" w:rsidRDefault="00D9056D" w:rsidP="00DB1A4E">
            <w:pPr>
              <w:numPr>
                <w:ilvl w:val="0"/>
                <w:numId w:val="30"/>
              </w:numPr>
              <w:jc w:val="left"/>
            </w:pPr>
            <w:r w:rsidRPr="00D9056D">
              <w:t>Đăng ký thành công tài khoản</w:t>
            </w:r>
          </w:p>
          <w:p w14:paraId="47793C4B" w14:textId="77777777" w:rsidR="00D9056D" w:rsidRPr="00D9056D" w:rsidRDefault="00D9056D" w:rsidP="00DB1A4E">
            <w:pPr>
              <w:numPr>
                <w:ilvl w:val="0"/>
                <w:numId w:val="30"/>
              </w:numPr>
              <w:jc w:val="left"/>
            </w:pPr>
            <w:r w:rsidRPr="00D9056D">
              <w:t>Hệ thống ghi nhận hoạt động</w:t>
            </w:r>
          </w:p>
        </w:tc>
      </w:tr>
      <w:tr w:rsidR="00D9056D" w:rsidRPr="00D9056D" w14:paraId="0505E7FB" w14:textId="77777777" w:rsidTr="00D9056D">
        <w:trPr>
          <w:trHeight w:val="48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D3AA63" w14:textId="77777777" w:rsidR="00D9056D" w:rsidRPr="00D9056D" w:rsidRDefault="00D9056D" w:rsidP="00D9056D">
            <w:pPr>
              <w:jc w:val="left"/>
            </w:pPr>
            <w:r w:rsidRPr="00D9056D">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3C9984" w14:textId="77777777" w:rsidR="00D9056D" w:rsidRPr="00D9056D" w:rsidRDefault="00D9056D" w:rsidP="00DB1A4E">
            <w:pPr>
              <w:numPr>
                <w:ilvl w:val="0"/>
                <w:numId w:val="31"/>
              </w:numPr>
              <w:jc w:val="left"/>
            </w:pPr>
            <w:r w:rsidRPr="00D9056D">
              <w:t>Khách hàng chọn đăng ký.</w:t>
            </w:r>
          </w:p>
          <w:p w14:paraId="35DA38F7" w14:textId="77777777" w:rsidR="00D9056D" w:rsidRPr="00D9056D" w:rsidRDefault="00D9056D" w:rsidP="00DB1A4E">
            <w:pPr>
              <w:numPr>
                <w:ilvl w:val="0"/>
                <w:numId w:val="31"/>
              </w:numPr>
              <w:jc w:val="left"/>
            </w:pPr>
            <w:r w:rsidRPr="00D9056D">
              <w:t>Khách hàng nhập tài khoản và chọn lệnh đăng nhập</w:t>
            </w:r>
          </w:p>
          <w:p w14:paraId="0FC837AC" w14:textId="77777777" w:rsidR="00D9056D" w:rsidRPr="00D9056D" w:rsidRDefault="00D9056D" w:rsidP="00DB1A4E">
            <w:pPr>
              <w:numPr>
                <w:ilvl w:val="0"/>
                <w:numId w:val="31"/>
              </w:numPr>
              <w:jc w:val="left"/>
            </w:pPr>
            <w:r w:rsidRPr="00D9056D">
              <w:t>Khách hàng nhập tên người dùng </w:t>
            </w:r>
          </w:p>
          <w:p w14:paraId="0F0C7018" w14:textId="77777777" w:rsidR="00D9056D" w:rsidRPr="00D9056D" w:rsidRDefault="00D9056D" w:rsidP="00DB1A4E">
            <w:pPr>
              <w:numPr>
                <w:ilvl w:val="0"/>
                <w:numId w:val="31"/>
              </w:numPr>
              <w:jc w:val="left"/>
            </w:pPr>
            <w:r w:rsidRPr="00D9056D">
              <w:t>Khách hàng nhập mật khẩu </w:t>
            </w:r>
          </w:p>
          <w:p w14:paraId="6B34FB71" w14:textId="77777777" w:rsidR="00D9056D" w:rsidRPr="00D9056D" w:rsidRDefault="00D9056D" w:rsidP="00DB1A4E">
            <w:pPr>
              <w:numPr>
                <w:ilvl w:val="0"/>
                <w:numId w:val="31"/>
              </w:numPr>
              <w:jc w:val="left"/>
            </w:pPr>
            <w:r w:rsidRPr="00D9056D">
              <w:t>Khách hàng nhập lại mật khẩu</w:t>
            </w:r>
          </w:p>
          <w:p w14:paraId="6A9F1D20" w14:textId="77777777" w:rsidR="00D9056D" w:rsidRPr="00D9056D" w:rsidRDefault="00D9056D" w:rsidP="00DB1A4E">
            <w:pPr>
              <w:numPr>
                <w:ilvl w:val="0"/>
                <w:numId w:val="31"/>
              </w:numPr>
              <w:jc w:val="left"/>
            </w:pPr>
            <w:r w:rsidRPr="00D9056D">
              <w:t>Khách hàng bấm lưu tài khoản</w:t>
            </w:r>
          </w:p>
          <w:p w14:paraId="752D5739" w14:textId="77777777" w:rsidR="00D9056D" w:rsidRPr="00D9056D" w:rsidRDefault="00D9056D" w:rsidP="00DB1A4E">
            <w:pPr>
              <w:numPr>
                <w:ilvl w:val="0"/>
                <w:numId w:val="31"/>
              </w:numPr>
              <w:jc w:val="left"/>
            </w:pPr>
            <w:r w:rsidRPr="00D9056D">
              <w:t>Hệ thống thông báo “đăng ký tài khoản thành công”</w:t>
            </w:r>
          </w:p>
          <w:p w14:paraId="6778168C" w14:textId="77777777" w:rsidR="00D9056D" w:rsidRPr="00D9056D" w:rsidRDefault="00D9056D" w:rsidP="00DB1A4E">
            <w:pPr>
              <w:numPr>
                <w:ilvl w:val="0"/>
                <w:numId w:val="31"/>
              </w:numPr>
              <w:jc w:val="left"/>
            </w:pPr>
            <w:r w:rsidRPr="00D9056D">
              <w:t>Hệ thống ghi nhận hoạt động đăng ký thành công</w:t>
            </w:r>
          </w:p>
        </w:tc>
      </w:tr>
      <w:tr w:rsidR="00D9056D" w:rsidRPr="00D9056D" w14:paraId="32182AAF" w14:textId="77777777" w:rsidTr="00D9056D">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A149F8" w14:textId="77777777" w:rsidR="00D9056D" w:rsidRPr="00D9056D" w:rsidRDefault="00D9056D" w:rsidP="00D9056D">
            <w:pPr>
              <w:jc w:val="left"/>
            </w:pPr>
            <w:r w:rsidRPr="00D9056D">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9F9B5E" w14:textId="77777777" w:rsidR="00D9056D" w:rsidRPr="00D9056D" w:rsidRDefault="00D9056D" w:rsidP="00D9056D">
            <w:pPr>
              <w:jc w:val="left"/>
            </w:pPr>
            <w:r w:rsidRPr="00D9056D">
              <w:t>2a. Khách hàng chọn đăng ký qua tài khoản Facebook</w:t>
            </w:r>
          </w:p>
        </w:tc>
      </w:tr>
      <w:tr w:rsidR="00D9056D" w:rsidRPr="00D9056D" w14:paraId="0A9A3798" w14:textId="77777777" w:rsidTr="00D9056D">
        <w:trPr>
          <w:trHeight w:val="139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2A44A1" w14:textId="77777777" w:rsidR="00D9056D" w:rsidRPr="00D9056D" w:rsidRDefault="00D9056D" w:rsidP="00D9056D">
            <w:pPr>
              <w:jc w:val="left"/>
            </w:pPr>
            <w:r w:rsidRPr="00D9056D">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97B226" w14:textId="77777777" w:rsidR="00D9056D" w:rsidRPr="00D9056D" w:rsidRDefault="00D9056D" w:rsidP="00D9056D">
            <w:pPr>
              <w:jc w:val="left"/>
            </w:pPr>
            <w:r w:rsidRPr="00D9056D">
              <w:t>6a. Hệ thống xác thực thông tin đăng nhập không thành công thì hiển thị thông báo “Xảy ra lỗi khi lưu” và kết thúc.</w:t>
            </w:r>
          </w:p>
        </w:tc>
      </w:tr>
      <w:tr w:rsidR="00D9056D" w:rsidRPr="00D9056D" w14:paraId="4DD85518" w14:textId="77777777" w:rsidTr="00D9056D">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538940" w14:textId="77777777" w:rsidR="00D9056D" w:rsidRPr="00D9056D" w:rsidRDefault="00D9056D" w:rsidP="00D9056D">
            <w:pPr>
              <w:jc w:val="left"/>
            </w:pPr>
            <w:r w:rsidRPr="00D9056D">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C53D94" w14:textId="77777777" w:rsidR="00D9056D" w:rsidRPr="00D9056D" w:rsidRDefault="00D9056D" w:rsidP="00D9056D">
            <w:pPr>
              <w:jc w:val="left"/>
            </w:pPr>
            <w:r w:rsidRPr="00D9056D">
              <w:t>N/A </w:t>
            </w:r>
          </w:p>
        </w:tc>
      </w:tr>
      <w:tr w:rsidR="00D9056D" w:rsidRPr="00D9056D" w14:paraId="37D9AD4F" w14:textId="77777777" w:rsidTr="00D9056D">
        <w:trPr>
          <w:trHeight w:val="13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455D25" w14:textId="77777777" w:rsidR="00D9056D" w:rsidRPr="00D9056D" w:rsidRDefault="00D9056D" w:rsidP="00D9056D">
            <w:pPr>
              <w:jc w:val="left"/>
            </w:pPr>
            <w:r w:rsidRPr="00D9056D">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135612" w14:textId="77777777" w:rsidR="00D9056D" w:rsidRPr="00D9056D" w:rsidRDefault="00D9056D" w:rsidP="00D9056D">
            <w:pPr>
              <w:jc w:val="left"/>
            </w:pPr>
            <w:r w:rsidRPr="00D9056D">
              <w:t>N/A </w:t>
            </w:r>
          </w:p>
        </w:tc>
      </w:tr>
    </w:tbl>
    <w:p w14:paraId="34AE8BC1" w14:textId="77777777" w:rsidR="00D9056D" w:rsidRDefault="00D9056D">
      <w:pPr>
        <w:jc w:val="left"/>
      </w:pPr>
      <w:r>
        <w:lastRenderedPageBreak/>
        <w:t>Sơ đồ hoạt động</w:t>
      </w:r>
    </w:p>
    <w:p w14:paraId="1592116E" w14:textId="77777777" w:rsidR="003648D2" w:rsidRDefault="00D9056D" w:rsidP="003648D2">
      <w:pPr>
        <w:keepNext/>
        <w:jc w:val="left"/>
      </w:pPr>
      <w:r>
        <w:rPr>
          <w:noProof/>
        </w:rPr>
        <w:drawing>
          <wp:inline distT="0" distB="0" distL="0" distR="0" wp14:anchorId="0AD58FDE" wp14:editId="65EA1A86">
            <wp:extent cx="5732145" cy="39084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 Nhóm-10.1.jpg"/>
                    <pic:cNvPicPr/>
                  </pic:nvPicPr>
                  <pic:blipFill>
                    <a:blip r:embed="rId39">
                      <a:extLst>
                        <a:ext uri="{28A0092B-C50C-407E-A947-70E740481C1C}">
                          <a14:useLocalDpi xmlns:a14="http://schemas.microsoft.com/office/drawing/2010/main" val="0"/>
                        </a:ext>
                      </a:extLst>
                    </a:blip>
                    <a:stretch>
                      <a:fillRect/>
                    </a:stretch>
                  </pic:blipFill>
                  <pic:spPr>
                    <a:xfrm>
                      <a:off x="0" y="0"/>
                      <a:ext cx="5732145" cy="3908425"/>
                    </a:xfrm>
                    <a:prstGeom prst="rect">
                      <a:avLst/>
                    </a:prstGeom>
                  </pic:spPr>
                </pic:pic>
              </a:graphicData>
            </a:graphic>
          </wp:inline>
        </w:drawing>
      </w:r>
    </w:p>
    <w:p w14:paraId="1FB35E16" w14:textId="04EF27BF" w:rsidR="003648D2" w:rsidRDefault="003648D2" w:rsidP="003648D2">
      <w:pPr>
        <w:pStyle w:val="Caption"/>
        <w:jc w:val="left"/>
      </w:pPr>
      <w:r>
        <w:t xml:space="preserve">Hình  </w:t>
      </w:r>
      <w:fldSimple w:instr=" SEQ Hình_ \* ARABIC ">
        <w:r>
          <w:rPr>
            <w:noProof/>
          </w:rPr>
          <w:t>29</w:t>
        </w:r>
      </w:fldSimple>
    </w:p>
    <w:p w14:paraId="050939FC" w14:textId="3DC6FAD8" w:rsidR="00EB69CA" w:rsidRDefault="00200613" w:rsidP="00EB69CA">
      <w:pPr>
        <w:jc w:val="left"/>
        <w:rPr>
          <w:i/>
          <w:iCs/>
        </w:rPr>
      </w:pPr>
      <w:r>
        <w:br w:type="page"/>
      </w:r>
    </w:p>
    <w:p w14:paraId="57AF6F39" w14:textId="1AEB0B8F" w:rsidR="00EB69CA" w:rsidRDefault="00EB69CA" w:rsidP="00EB69CA">
      <w:pPr>
        <w:pStyle w:val="Heading1"/>
      </w:pPr>
      <w:bookmarkStart w:id="19" w:name="_Toc165647611"/>
      <w:bookmarkStart w:id="20" w:name="_Toc166210416"/>
      <w:r>
        <w:lastRenderedPageBreak/>
        <w:t>yÊU CẦU PHI CHỨC NĂNG</w:t>
      </w:r>
      <w:bookmarkEnd w:id="19"/>
      <w:bookmarkEnd w:id="20"/>
      <w:r>
        <w:t xml:space="preserve"> </w:t>
      </w:r>
    </w:p>
    <w:p w14:paraId="2DA86F6E" w14:textId="463D90F9" w:rsidR="00EB69CA" w:rsidRPr="00EB69CA" w:rsidRDefault="00EB69CA" w:rsidP="00DB1A4E">
      <w:pPr>
        <w:pStyle w:val="ListParagraph"/>
        <w:numPr>
          <w:ilvl w:val="0"/>
          <w:numId w:val="43"/>
        </w:numPr>
        <w:jc w:val="left"/>
        <w:rPr>
          <w:b/>
          <w:bCs/>
        </w:rPr>
      </w:pPr>
      <w:r w:rsidRPr="00EB69CA">
        <w:rPr>
          <w:i/>
          <w:iCs/>
        </w:rPr>
        <w:t>Giao diện và tính bảo mật</w:t>
      </w:r>
    </w:p>
    <w:p w14:paraId="31C788A8" w14:textId="77777777" w:rsidR="00EB69CA" w:rsidRPr="00EB69CA" w:rsidRDefault="00EB69CA" w:rsidP="00DB1A4E">
      <w:pPr>
        <w:numPr>
          <w:ilvl w:val="0"/>
          <w:numId w:val="40"/>
        </w:numPr>
        <w:jc w:val="left"/>
      </w:pPr>
      <w:r w:rsidRPr="00EB69CA">
        <w:t>Giao diện đơn giản, dễ sử dụng cho mọi đối tượng</w:t>
      </w:r>
    </w:p>
    <w:p w14:paraId="4ED269A0" w14:textId="77777777" w:rsidR="00EB69CA" w:rsidRPr="00EB69CA" w:rsidRDefault="00EB69CA" w:rsidP="00DB1A4E">
      <w:pPr>
        <w:numPr>
          <w:ilvl w:val="0"/>
          <w:numId w:val="40"/>
        </w:numPr>
        <w:jc w:val="left"/>
      </w:pPr>
      <w:r w:rsidRPr="00EB69CA">
        <w:t>Màu sắc hệ thống và Logo đơn giản, nhẹ nhàng, đẹp mắt nhưng gây được sự chú ý, thu hút khách hàng</w:t>
      </w:r>
    </w:p>
    <w:p w14:paraId="792AFBBC" w14:textId="77777777" w:rsidR="00EB69CA" w:rsidRPr="00EB69CA" w:rsidRDefault="00EB69CA" w:rsidP="00DB1A4E">
      <w:pPr>
        <w:numPr>
          <w:ilvl w:val="0"/>
          <w:numId w:val="40"/>
        </w:numPr>
        <w:jc w:val="left"/>
      </w:pPr>
      <w:r w:rsidRPr="00EB69CA">
        <w:t>Phương thức đăng nhập bằng số điện thoại</w:t>
      </w:r>
    </w:p>
    <w:p w14:paraId="0108489F" w14:textId="05093E69" w:rsidR="00EB69CA" w:rsidRPr="00EB69CA" w:rsidRDefault="00EB69CA" w:rsidP="00DB1A4E">
      <w:pPr>
        <w:numPr>
          <w:ilvl w:val="0"/>
          <w:numId w:val="40"/>
        </w:numPr>
        <w:jc w:val="left"/>
      </w:pPr>
      <w:r>
        <w:t>C</w:t>
      </w:r>
      <w:r w:rsidRPr="00EB69CA">
        <w:t>ó các biện pháp bảo mật như:</w:t>
      </w:r>
    </w:p>
    <w:p w14:paraId="35D6AFD6" w14:textId="77777777" w:rsidR="00EB69CA" w:rsidRPr="00EB69CA" w:rsidRDefault="00EB69CA" w:rsidP="00DB1A4E">
      <w:pPr>
        <w:numPr>
          <w:ilvl w:val="1"/>
          <w:numId w:val="41"/>
        </w:numPr>
        <w:jc w:val="left"/>
      </w:pPr>
      <w:r w:rsidRPr="00EB69CA">
        <w:t>Mật khẩu mạnh (ít nhất 8 ký tự, bao gồm chữ hoa, thường, số, ký tự đặc biệt)</w:t>
      </w:r>
    </w:p>
    <w:p w14:paraId="082487CD" w14:textId="77777777" w:rsidR="00EB69CA" w:rsidRPr="00EB69CA" w:rsidRDefault="00EB69CA" w:rsidP="00DB1A4E">
      <w:pPr>
        <w:numPr>
          <w:ilvl w:val="1"/>
          <w:numId w:val="41"/>
        </w:numPr>
        <w:jc w:val="left"/>
      </w:pPr>
      <w:r w:rsidRPr="00EB69CA">
        <w:t>Tự động đăng xuất khi không sử dụng</w:t>
      </w:r>
    </w:p>
    <w:p w14:paraId="7C7A875B" w14:textId="77777777" w:rsidR="00EB69CA" w:rsidRPr="00EB69CA" w:rsidRDefault="00EB69CA" w:rsidP="00DB1A4E">
      <w:pPr>
        <w:numPr>
          <w:ilvl w:val="0"/>
          <w:numId w:val="41"/>
        </w:numPr>
        <w:jc w:val="left"/>
      </w:pPr>
      <w:r w:rsidRPr="00EB69CA">
        <w:t>Phân biệt được chủ cửa hàng và khách hàng khi đăng nhập.</w:t>
      </w:r>
    </w:p>
    <w:p w14:paraId="03A79DA1" w14:textId="08698EB7" w:rsidR="00EB69CA" w:rsidRPr="00EB69CA" w:rsidRDefault="00EB69CA" w:rsidP="00DB1A4E">
      <w:pPr>
        <w:numPr>
          <w:ilvl w:val="0"/>
          <w:numId w:val="44"/>
        </w:numPr>
        <w:jc w:val="left"/>
        <w:rPr>
          <w:b/>
          <w:bCs/>
        </w:rPr>
      </w:pPr>
      <w:r w:rsidRPr="00EB69CA">
        <w:rPr>
          <w:i/>
          <w:iCs/>
        </w:rPr>
        <w:t xml:space="preserve"> Hiệu suất và tính năng</w:t>
      </w:r>
    </w:p>
    <w:p w14:paraId="5056EECC" w14:textId="77777777" w:rsidR="00EB69CA" w:rsidRPr="00EB69CA" w:rsidRDefault="00EB69CA" w:rsidP="00DB1A4E">
      <w:pPr>
        <w:numPr>
          <w:ilvl w:val="0"/>
          <w:numId w:val="42"/>
        </w:numPr>
        <w:jc w:val="left"/>
      </w:pPr>
      <w:r w:rsidRPr="00EB69CA">
        <w:t>Hệ thống có thể xử lý được 50-100 người truy cập cùng lúc.</w:t>
      </w:r>
    </w:p>
    <w:p w14:paraId="3213E2A0" w14:textId="77777777" w:rsidR="00EB69CA" w:rsidRPr="00EB69CA" w:rsidRDefault="00EB69CA" w:rsidP="00DB1A4E">
      <w:pPr>
        <w:numPr>
          <w:ilvl w:val="0"/>
          <w:numId w:val="42"/>
        </w:numPr>
        <w:jc w:val="left"/>
      </w:pPr>
      <w:r w:rsidRPr="00EB69CA">
        <w:t>Thông báo tình trạng các hóa đơn, thông tin về sản phẩm</w:t>
      </w:r>
    </w:p>
    <w:p w14:paraId="3FE9D7C9" w14:textId="77777777" w:rsidR="00EB69CA" w:rsidRPr="00EB69CA" w:rsidRDefault="00EB69CA" w:rsidP="00DB1A4E">
      <w:pPr>
        <w:numPr>
          <w:ilvl w:val="0"/>
          <w:numId w:val="42"/>
        </w:numPr>
        <w:jc w:val="left"/>
      </w:pPr>
      <w:r w:rsidRPr="00EB69CA">
        <w:t>Dễ dàng cập nhật đơn hàng, hàng hóa.</w:t>
      </w:r>
    </w:p>
    <w:p w14:paraId="090814B0" w14:textId="77777777" w:rsidR="00EB69CA" w:rsidRPr="00EB69CA" w:rsidRDefault="00EB69CA" w:rsidP="00DB1A4E">
      <w:pPr>
        <w:numPr>
          <w:ilvl w:val="0"/>
          <w:numId w:val="42"/>
        </w:numPr>
        <w:jc w:val="left"/>
      </w:pPr>
      <w:r w:rsidRPr="00EB69CA">
        <w:t>Khách hàng chỉ có thể truy cập để thực hiện các chức năng mua hàng, xem lịch sử mua hàng của mình. Chủ cửa hàng có quyền truy cập, sử dụng tất cả các chức năng của hệ thống.</w:t>
      </w:r>
    </w:p>
    <w:p w14:paraId="045F67D7" w14:textId="48EE8990" w:rsidR="00200613" w:rsidRDefault="00200613">
      <w:pPr>
        <w:jc w:val="left"/>
      </w:pPr>
    </w:p>
    <w:p w14:paraId="022025BE" w14:textId="2D279FFC" w:rsidR="00200613" w:rsidRPr="00200613" w:rsidRDefault="00200613" w:rsidP="00200613">
      <w:pPr>
        <w:pStyle w:val="Heading1"/>
        <w:numPr>
          <w:ilvl w:val="0"/>
          <w:numId w:val="0"/>
        </w:numPr>
        <w:ind w:left="360"/>
      </w:pPr>
      <w:bookmarkStart w:id="21" w:name="_Toc166210417"/>
      <w:r>
        <w:t>Tài liệu tham khảo</w:t>
      </w:r>
      <w:bookmarkEnd w:id="21"/>
    </w:p>
    <w:p w14:paraId="6DE98C8C" w14:textId="77777777" w:rsidR="00200613" w:rsidRPr="00200613" w:rsidRDefault="00200613" w:rsidP="00200613"/>
    <w:p w14:paraId="7DCA3162" w14:textId="77777777" w:rsidR="00200613" w:rsidRPr="00200613" w:rsidRDefault="00200613" w:rsidP="00200613">
      <w:pPr>
        <w:jc w:val="center"/>
        <w:rPr>
          <w:rFonts w:cs="Times New Roman"/>
          <w:sz w:val="24"/>
          <w:szCs w:val="24"/>
        </w:rPr>
      </w:pPr>
    </w:p>
    <w:sectPr w:rsidR="00200613" w:rsidRPr="00200613" w:rsidSect="00D360BD">
      <w:headerReference w:type="default" r:id="rId40"/>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14B12" w14:textId="77777777" w:rsidR="009A6D8F" w:rsidRDefault="009A6D8F" w:rsidP="00200613">
      <w:pPr>
        <w:spacing w:after="0" w:line="240" w:lineRule="auto"/>
      </w:pPr>
      <w:r>
        <w:separator/>
      </w:r>
    </w:p>
  </w:endnote>
  <w:endnote w:type="continuationSeparator" w:id="0">
    <w:p w14:paraId="5CFEDA92" w14:textId="77777777" w:rsidR="009A6D8F" w:rsidRDefault="009A6D8F"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3D2BB" w14:textId="77777777" w:rsidR="009A6D8F" w:rsidRDefault="009A6D8F" w:rsidP="00200613">
      <w:pPr>
        <w:spacing w:after="0" w:line="240" w:lineRule="auto"/>
      </w:pPr>
      <w:r>
        <w:separator/>
      </w:r>
    </w:p>
  </w:footnote>
  <w:footnote w:type="continuationSeparator" w:id="0">
    <w:p w14:paraId="3A16594A" w14:textId="77777777" w:rsidR="009A6D8F" w:rsidRDefault="009A6D8F" w:rsidP="0020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7B5B1" w14:textId="7E0020FF" w:rsidR="00BF500E" w:rsidRDefault="00BF500E" w:rsidP="009B19BB">
    <w:pPr>
      <w:pStyle w:val="Header"/>
      <w:tabs>
        <w:tab w:val="clear" w:pos="4680"/>
        <w:tab w:val="clear" w:pos="9360"/>
        <w:tab w:val="left" w:pos="1710"/>
      </w:tabs>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327C0" w14:textId="77777777" w:rsidR="00BF500E" w:rsidRDefault="00BF500E" w:rsidP="009B19BB">
    <w:pPr>
      <w:pStyle w:val="Header"/>
      <w:tabs>
        <w:tab w:val="clear" w:pos="4680"/>
        <w:tab w:val="clear" w:pos="9360"/>
        <w:tab w:val="left" w:pos="1710"/>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397EF" w14:textId="77777777" w:rsidR="00BF500E" w:rsidRDefault="00BF500E" w:rsidP="009B19BB">
    <w:pPr>
      <w:pStyle w:val="Header"/>
      <w:tabs>
        <w:tab w:val="clear" w:pos="4680"/>
        <w:tab w:val="clear" w:pos="9360"/>
        <w:tab w:val="left" w:pos="1710"/>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E9CF8" w14:textId="77777777" w:rsidR="00BF500E" w:rsidRDefault="00BF500E" w:rsidP="009B19BB">
    <w:pPr>
      <w:pStyle w:val="Header"/>
      <w:tabs>
        <w:tab w:val="clear" w:pos="4680"/>
        <w:tab w:val="clear" w:pos="9360"/>
        <w:tab w:val="left" w:pos="171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6F9A"/>
    <w:multiLevelType w:val="multilevel"/>
    <w:tmpl w:val="8E8033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97365E"/>
    <w:multiLevelType w:val="multilevel"/>
    <w:tmpl w:val="07269F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45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827A6D"/>
    <w:multiLevelType w:val="multilevel"/>
    <w:tmpl w:val="E74864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2C4CFC"/>
    <w:multiLevelType w:val="multilevel"/>
    <w:tmpl w:val="2D9619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076D39"/>
    <w:multiLevelType w:val="multilevel"/>
    <w:tmpl w:val="E9D4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56B50"/>
    <w:multiLevelType w:val="multilevel"/>
    <w:tmpl w:val="4724C5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2742097"/>
    <w:multiLevelType w:val="multilevel"/>
    <w:tmpl w:val="FA1E1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2991F34"/>
    <w:multiLevelType w:val="multilevel"/>
    <w:tmpl w:val="7144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B6640"/>
    <w:multiLevelType w:val="multilevel"/>
    <w:tmpl w:val="EAA67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E419AD"/>
    <w:multiLevelType w:val="multilevel"/>
    <w:tmpl w:val="5832D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5D65CAB"/>
    <w:multiLevelType w:val="multilevel"/>
    <w:tmpl w:val="8D80CBC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F878D2"/>
    <w:multiLevelType w:val="multilevel"/>
    <w:tmpl w:val="C93C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B3591"/>
    <w:multiLevelType w:val="multilevel"/>
    <w:tmpl w:val="51A6B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1C000D9"/>
    <w:multiLevelType w:val="multilevel"/>
    <w:tmpl w:val="8248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E01487"/>
    <w:multiLevelType w:val="multilevel"/>
    <w:tmpl w:val="6AEE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4758A"/>
    <w:multiLevelType w:val="multilevel"/>
    <w:tmpl w:val="FED24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6E3BCB"/>
    <w:multiLevelType w:val="multilevel"/>
    <w:tmpl w:val="1FBCD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21805E5"/>
    <w:multiLevelType w:val="multilevel"/>
    <w:tmpl w:val="81BA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A75E21"/>
    <w:multiLevelType w:val="multilevel"/>
    <w:tmpl w:val="EAFEB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EE7F4E"/>
    <w:multiLevelType w:val="multilevel"/>
    <w:tmpl w:val="352A0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33046B"/>
    <w:multiLevelType w:val="multilevel"/>
    <w:tmpl w:val="4F04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454E9"/>
    <w:multiLevelType w:val="multilevel"/>
    <w:tmpl w:val="8370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0617F"/>
    <w:multiLevelType w:val="multilevel"/>
    <w:tmpl w:val="2746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495F77"/>
    <w:multiLevelType w:val="multilevel"/>
    <w:tmpl w:val="4B8C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E69C7"/>
    <w:multiLevelType w:val="multilevel"/>
    <w:tmpl w:val="7DFCCA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2C41732"/>
    <w:multiLevelType w:val="multilevel"/>
    <w:tmpl w:val="F6A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972BD"/>
    <w:multiLevelType w:val="multilevel"/>
    <w:tmpl w:val="242E6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6432D8"/>
    <w:multiLevelType w:val="multilevel"/>
    <w:tmpl w:val="4D46F6B6"/>
    <w:lvl w:ilvl="0">
      <w:start w:val="1"/>
      <w:numFmt w:val="bullet"/>
      <w:lvlText w:val="+"/>
      <w:lvlJc w:val="left"/>
      <w:pPr>
        <w:ind w:left="1440" w:hanging="360"/>
      </w:pPr>
      <w:rPr>
        <w:rFonts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28" w15:restartNumberingAfterBreak="0">
    <w:nsid w:val="4A5B37E9"/>
    <w:multiLevelType w:val="multilevel"/>
    <w:tmpl w:val="852A0A2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AFD1105"/>
    <w:multiLevelType w:val="multilevel"/>
    <w:tmpl w:val="3C98EAD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976D5"/>
    <w:multiLevelType w:val="multilevel"/>
    <w:tmpl w:val="1C2C4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29849BC"/>
    <w:multiLevelType w:val="multilevel"/>
    <w:tmpl w:val="EF2C09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8296D66"/>
    <w:multiLevelType w:val="multilevel"/>
    <w:tmpl w:val="453A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F74801"/>
    <w:multiLevelType w:val="multilevel"/>
    <w:tmpl w:val="3BC0A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3B4309"/>
    <w:multiLevelType w:val="multilevel"/>
    <w:tmpl w:val="0A407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0C001E9"/>
    <w:multiLevelType w:val="multilevel"/>
    <w:tmpl w:val="FE50C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45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6535188"/>
    <w:multiLevelType w:val="multilevel"/>
    <w:tmpl w:val="1EDAF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2A5BB1"/>
    <w:multiLevelType w:val="multilevel"/>
    <w:tmpl w:val="9B8C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B53451"/>
    <w:multiLevelType w:val="multilevel"/>
    <w:tmpl w:val="A78C4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2D22D07"/>
    <w:multiLevelType w:val="multilevel"/>
    <w:tmpl w:val="2B3C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C02691"/>
    <w:multiLevelType w:val="multilevel"/>
    <w:tmpl w:val="6636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4D63DF"/>
    <w:multiLevelType w:val="multilevel"/>
    <w:tmpl w:val="57CE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50469"/>
    <w:multiLevelType w:val="multilevel"/>
    <w:tmpl w:val="4D46F6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FB76E55"/>
    <w:multiLevelType w:val="multilevel"/>
    <w:tmpl w:val="21D8B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4"/>
  </w:num>
  <w:num w:numId="3">
    <w:abstractNumId w:val="29"/>
  </w:num>
  <w:num w:numId="4">
    <w:abstractNumId w:val="10"/>
  </w:num>
  <w:num w:numId="5">
    <w:abstractNumId w:val="31"/>
  </w:num>
  <w:num w:numId="6">
    <w:abstractNumId w:val="9"/>
  </w:num>
  <w:num w:numId="7">
    <w:abstractNumId w:val="2"/>
  </w:num>
  <w:num w:numId="8">
    <w:abstractNumId w:val="16"/>
  </w:num>
  <w:num w:numId="9">
    <w:abstractNumId w:val="30"/>
  </w:num>
  <w:num w:numId="10">
    <w:abstractNumId w:val="0"/>
  </w:num>
  <w:num w:numId="11">
    <w:abstractNumId w:val="3"/>
  </w:num>
  <w:num w:numId="12">
    <w:abstractNumId w:val="5"/>
  </w:num>
  <w:num w:numId="13">
    <w:abstractNumId w:val="6"/>
  </w:num>
  <w:num w:numId="14">
    <w:abstractNumId w:val="38"/>
  </w:num>
  <w:num w:numId="15">
    <w:abstractNumId w:val="12"/>
  </w:num>
  <w:num w:numId="16">
    <w:abstractNumId w:val="34"/>
  </w:num>
  <w:num w:numId="17">
    <w:abstractNumId w:val="14"/>
  </w:num>
  <w:num w:numId="18">
    <w:abstractNumId w:val="21"/>
  </w:num>
  <w:num w:numId="19">
    <w:abstractNumId w:val="22"/>
  </w:num>
  <w:num w:numId="20">
    <w:abstractNumId w:val="11"/>
  </w:num>
  <w:num w:numId="21">
    <w:abstractNumId w:val="4"/>
  </w:num>
  <w:num w:numId="22">
    <w:abstractNumId w:val="43"/>
  </w:num>
  <w:num w:numId="23">
    <w:abstractNumId w:val="7"/>
  </w:num>
  <w:num w:numId="24">
    <w:abstractNumId w:val="20"/>
  </w:num>
  <w:num w:numId="25">
    <w:abstractNumId w:val="17"/>
  </w:num>
  <w:num w:numId="26">
    <w:abstractNumId w:val="8"/>
  </w:num>
  <w:num w:numId="27">
    <w:abstractNumId w:val="1"/>
  </w:num>
  <w:num w:numId="28">
    <w:abstractNumId w:val="35"/>
  </w:num>
  <w:num w:numId="29">
    <w:abstractNumId w:val="37"/>
  </w:num>
  <w:num w:numId="30">
    <w:abstractNumId w:val="40"/>
  </w:num>
  <w:num w:numId="31">
    <w:abstractNumId w:val="18"/>
  </w:num>
  <w:num w:numId="32">
    <w:abstractNumId w:val="19"/>
  </w:num>
  <w:num w:numId="33">
    <w:abstractNumId w:val="13"/>
  </w:num>
  <w:num w:numId="34">
    <w:abstractNumId w:val="32"/>
  </w:num>
  <w:num w:numId="35">
    <w:abstractNumId w:val="15"/>
  </w:num>
  <w:num w:numId="36">
    <w:abstractNumId w:val="25"/>
  </w:num>
  <w:num w:numId="37">
    <w:abstractNumId w:val="33"/>
  </w:num>
  <w:num w:numId="38">
    <w:abstractNumId w:val="23"/>
  </w:num>
  <w:num w:numId="39">
    <w:abstractNumId w:val="39"/>
  </w:num>
  <w:num w:numId="40">
    <w:abstractNumId w:val="36"/>
  </w:num>
  <w:num w:numId="41">
    <w:abstractNumId w:val="36"/>
    <w:lvlOverride w:ilvl="1">
      <w:lvl w:ilvl="1">
        <w:numFmt w:val="bullet"/>
        <w:lvlText w:val=""/>
        <w:lvlJc w:val="left"/>
        <w:pPr>
          <w:tabs>
            <w:tab w:val="num" w:pos="1440"/>
          </w:tabs>
          <w:ind w:left="1440" w:hanging="360"/>
        </w:pPr>
        <w:rPr>
          <w:rFonts w:ascii="Symbol" w:hAnsi="Symbol" w:hint="default"/>
          <w:sz w:val="20"/>
        </w:rPr>
      </w:lvl>
    </w:lvlOverride>
  </w:num>
  <w:num w:numId="42">
    <w:abstractNumId w:val="41"/>
  </w:num>
  <w:num w:numId="43">
    <w:abstractNumId w:val="27"/>
  </w:num>
  <w:num w:numId="44">
    <w:abstractNumId w:val="42"/>
  </w:num>
  <w:num w:numId="45">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E2NzM3MDKyNLY0tDBS0lEKTi0uzszPAykwqgUA6QCINSwAAAA="/>
  </w:docVars>
  <w:rsids>
    <w:rsidRoot w:val="007359EB"/>
    <w:rsid w:val="000B09C6"/>
    <w:rsid w:val="00200613"/>
    <w:rsid w:val="00250655"/>
    <w:rsid w:val="002E1BBE"/>
    <w:rsid w:val="003648D2"/>
    <w:rsid w:val="00365520"/>
    <w:rsid w:val="00542645"/>
    <w:rsid w:val="005B7AF2"/>
    <w:rsid w:val="00613570"/>
    <w:rsid w:val="00646822"/>
    <w:rsid w:val="006673B2"/>
    <w:rsid w:val="007015D7"/>
    <w:rsid w:val="007359EB"/>
    <w:rsid w:val="00770322"/>
    <w:rsid w:val="009525AB"/>
    <w:rsid w:val="0097533B"/>
    <w:rsid w:val="009A61FC"/>
    <w:rsid w:val="009A6D8F"/>
    <w:rsid w:val="009B19BB"/>
    <w:rsid w:val="009B6016"/>
    <w:rsid w:val="00A0346F"/>
    <w:rsid w:val="00A57CCB"/>
    <w:rsid w:val="00AC178B"/>
    <w:rsid w:val="00B57817"/>
    <w:rsid w:val="00B81E7C"/>
    <w:rsid w:val="00BE162C"/>
    <w:rsid w:val="00BF500E"/>
    <w:rsid w:val="00C1349C"/>
    <w:rsid w:val="00C33FB9"/>
    <w:rsid w:val="00CD178A"/>
    <w:rsid w:val="00D360BD"/>
    <w:rsid w:val="00D9056D"/>
    <w:rsid w:val="00DB1A4E"/>
    <w:rsid w:val="00E3261C"/>
    <w:rsid w:val="00E50699"/>
    <w:rsid w:val="00E932DA"/>
    <w:rsid w:val="00EB69CA"/>
    <w:rsid w:val="00F275FE"/>
    <w:rsid w:val="00F84D8D"/>
    <w:rsid w:val="00F86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78A"/>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CD178A"/>
    <w:pPr>
      <w:keepNext/>
      <w:keepLines/>
      <w:numPr>
        <w:ilvl w:val="2"/>
        <w:numId w:val="1"/>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D178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customStyle="1" w:styleId="UnresolvedMention">
    <w:name w:val="Unresolved Mention"/>
    <w:basedOn w:val="DefaultParagraphFont"/>
    <w:uiPriority w:val="99"/>
    <w:semiHidden/>
    <w:unhideWhenUsed/>
    <w:rsid w:val="00A57CCB"/>
    <w:rPr>
      <w:color w:val="605E5C"/>
      <w:shd w:val="clear" w:color="auto" w:fill="E1DFDD"/>
    </w:rPr>
  </w:style>
  <w:style w:type="paragraph" w:styleId="Caption">
    <w:name w:val="caption"/>
    <w:basedOn w:val="Normal"/>
    <w:next w:val="Normal"/>
    <w:uiPriority w:val="35"/>
    <w:unhideWhenUsed/>
    <w:qFormat/>
    <w:rsid w:val="00D360BD"/>
    <w:pPr>
      <w:spacing w:after="200" w:line="240" w:lineRule="auto"/>
    </w:pPr>
    <w:rPr>
      <w:i/>
      <w:iCs/>
      <w:color w:val="44546A" w:themeColor="text2"/>
      <w:sz w:val="18"/>
      <w:szCs w:val="18"/>
    </w:rPr>
  </w:style>
  <w:style w:type="paragraph" w:styleId="ListParagraph">
    <w:name w:val="List Paragraph"/>
    <w:basedOn w:val="Normal"/>
    <w:uiPriority w:val="34"/>
    <w:qFormat/>
    <w:rsid w:val="00EB69CA"/>
    <w:pPr>
      <w:ind w:left="720"/>
      <w:contextualSpacing/>
    </w:pPr>
  </w:style>
  <w:style w:type="paragraph" w:styleId="TOCHeading">
    <w:name w:val="TOC Heading"/>
    <w:basedOn w:val="Heading1"/>
    <w:next w:val="Normal"/>
    <w:uiPriority w:val="39"/>
    <w:unhideWhenUsed/>
    <w:qFormat/>
    <w:rsid w:val="00F8652C"/>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F8652C"/>
    <w:pPr>
      <w:spacing w:after="100"/>
    </w:pPr>
  </w:style>
  <w:style w:type="paragraph" w:styleId="TOC2">
    <w:name w:val="toc 2"/>
    <w:basedOn w:val="Normal"/>
    <w:next w:val="Normal"/>
    <w:autoRedefine/>
    <w:uiPriority w:val="39"/>
    <w:unhideWhenUsed/>
    <w:rsid w:val="00F8652C"/>
    <w:pPr>
      <w:spacing w:after="100"/>
      <w:ind w:left="260"/>
    </w:pPr>
  </w:style>
  <w:style w:type="paragraph" w:styleId="TOC3">
    <w:name w:val="toc 3"/>
    <w:basedOn w:val="Normal"/>
    <w:next w:val="Normal"/>
    <w:autoRedefine/>
    <w:uiPriority w:val="39"/>
    <w:unhideWhenUsed/>
    <w:rsid w:val="00F8652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5857">
      <w:bodyDiv w:val="1"/>
      <w:marLeft w:val="0"/>
      <w:marRight w:val="0"/>
      <w:marTop w:val="0"/>
      <w:marBottom w:val="0"/>
      <w:divBdr>
        <w:top w:val="none" w:sz="0" w:space="0" w:color="auto"/>
        <w:left w:val="none" w:sz="0" w:space="0" w:color="auto"/>
        <w:bottom w:val="none" w:sz="0" w:space="0" w:color="auto"/>
        <w:right w:val="none" w:sz="0" w:space="0" w:color="auto"/>
      </w:divBdr>
    </w:div>
    <w:div w:id="414010559">
      <w:bodyDiv w:val="1"/>
      <w:marLeft w:val="0"/>
      <w:marRight w:val="0"/>
      <w:marTop w:val="0"/>
      <w:marBottom w:val="0"/>
      <w:divBdr>
        <w:top w:val="none" w:sz="0" w:space="0" w:color="auto"/>
        <w:left w:val="none" w:sz="0" w:space="0" w:color="auto"/>
        <w:bottom w:val="none" w:sz="0" w:space="0" w:color="auto"/>
        <w:right w:val="none" w:sz="0" w:space="0" w:color="auto"/>
      </w:divBdr>
    </w:div>
    <w:div w:id="596868099">
      <w:bodyDiv w:val="1"/>
      <w:marLeft w:val="0"/>
      <w:marRight w:val="0"/>
      <w:marTop w:val="0"/>
      <w:marBottom w:val="0"/>
      <w:divBdr>
        <w:top w:val="none" w:sz="0" w:space="0" w:color="auto"/>
        <w:left w:val="none" w:sz="0" w:space="0" w:color="auto"/>
        <w:bottom w:val="none" w:sz="0" w:space="0" w:color="auto"/>
        <w:right w:val="none" w:sz="0" w:space="0" w:color="auto"/>
      </w:divBdr>
    </w:div>
    <w:div w:id="611479629">
      <w:bodyDiv w:val="1"/>
      <w:marLeft w:val="0"/>
      <w:marRight w:val="0"/>
      <w:marTop w:val="0"/>
      <w:marBottom w:val="0"/>
      <w:divBdr>
        <w:top w:val="none" w:sz="0" w:space="0" w:color="auto"/>
        <w:left w:val="none" w:sz="0" w:space="0" w:color="auto"/>
        <w:bottom w:val="none" w:sz="0" w:space="0" w:color="auto"/>
        <w:right w:val="none" w:sz="0" w:space="0" w:color="auto"/>
      </w:divBdr>
    </w:div>
    <w:div w:id="663774799">
      <w:bodyDiv w:val="1"/>
      <w:marLeft w:val="0"/>
      <w:marRight w:val="0"/>
      <w:marTop w:val="0"/>
      <w:marBottom w:val="0"/>
      <w:divBdr>
        <w:top w:val="none" w:sz="0" w:space="0" w:color="auto"/>
        <w:left w:val="none" w:sz="0" w:space="0" w:color="auto"/>
        <w:bottom w:val="none" w:sz="0" w:space="0" w:color="auto"/>
        <w:right w:val="none" w:sz="0" w:space="0" w:color="auto"/>
      </w:divBdr>
    </w:div>
    <w:div w:id="1239484031">
      <w:bodyDiv w:val="1"/>
      <w:marLeft w:val="0"/>
      <w:marRight w:val="0"/>
      <w:marTop w:val="0"/>
      <w:marBottom w:val="0"/>
      <w:divBdr>
        <w:top w:val="none" w:sz="0" w:space="0" w:color="auto"/>
        <w:left w:val="none" w:sz="0" w:space="0" w:color="auto"/>
        <w:bottom w:val="none" w:sz="0" w:space="0" w:color="auto"/>
        <w:right w:val="none" w:sz="0" w:space="0" w:color="auto"/>
      </w:divBdr>
    </w:div>
    <w:div w:id="1412505745">
      <w:bodyDiv w:val="1"/>
      <w:marLeft w:val="0"/>
      <w:marRight w:val="0"/>
      <w:marTop w:val="0"/>
      <w:marBottom w:val="0"/>
      <w:divBdr>
        <w:top w:val="none" w:sz="0" w:space="0" w:color="auto"/>
        <w:left w:val="none" w:sz="0" w:space="0" w:color="auto"/>
        <w:bottom w:val="none" w:sz="0" w:space="0" w:color="auto"/>
        <w:right w:val="none" w:sz="0" w:space="0" w:color="auto"/>
      </w:divBdr>
    </w:div>
    <w:div w:id="146376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3F7F14-9F14-4A7B-8A24-9311BD542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51</Pages>
  <Words>4073</Words>
  <Characters>23221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TechCare</cp:lastModifiedBy>
  <cp:revision>5</cp:revision>
  <dcterms:created xsi:type="dcterms:W3CDTF">2024-05-09T22:14:00Z</dcterms:created>
  <dcterms:modified xsi:type="dcterms:W3CDTF">2024-05-09T22:41:00Z</dcterms:modified>
</cp:coreProperties>
</file>