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C8201" w14:textId="4FFDD75B" w:rsidR="000B09C6" w:rsidRPr="00200613" w:rsidRDefault="00200613" w:rsidP="00200613">
      <w:pPr>
        <w:jc w:val="center"/>
        <w:rPr>
          <w:rFonts w:cs="Times New Roman"/>
          <w:b/>
          <w:sz w:val="24"/>
          <w:szCs w:val="24"/>
        </w:rPr>
      </w:pPr>
      <w:r w:rsidRPr="00200613">
        <w:rPr>
          <w:rFonts w:cs="Times New Roman"/>
          <w:b/>
          <w:sz w:val="24"/>
          <w:szCs w:val="24"/>
        </w:rPr>
        <w:t>TRƯỜNG ĐẠI HỌC KINH TẾ - ĐẠI HỌC ĐÀ NẴNG</w:t>
      </w:r>
    </w:p>
    <w:p w14:paraId="583BADA0" w14:textId="3E30C777" w:rsidR="00200613" w:rsidRPr="00200613" w:rsidRDefault="00200613" w:rsidP="00200613">
      <w:pPr>
        <w:jc w:val="center"/>
        <w:rPr>
          <w:rFonts w:cs="Times New Roman"/>
          <w:b/>
          <w:sz w:val="24"/>
          <w:szCs w:val="24"/>
        </w:rPr>
      </w:pPr>
      <w:r w:rsidRPr="00200613">
        <w:rPr>
          <w:rFonts w:cs="Times New Roman"/>
          <w:b/>
          <w:sz w:val="24"/>
          <w:szCs w:val="24"/>
        </w:rPr>
        <w:t>KHOA THỐNG KÊ – TIN HỌC</w:t>
      </w:r>
    </w:p>
    <w:p w14:paraId="7061012F" w14:textId="547769ED" w:rsidR="00200613" w:rsidRPr="00200613" w:rsidRDefault="00200613" w:rsidP="00200613">
      <w:pPr>
        <w:jc w:val="center"/>
        <w:rPr>
          <w:rFonts w:cs="Times New Roman"/>
          <w:sz w:val="24"/>
          <w:szCs w:val="24"/>
        </w:rPr>
      </w:pPr>
    </w:p>
    <w:p w14:paraId="04277AB3" w14:textId="527FC791" w:rsidR="00200613" w:rsidRDefault="00200613" w:rsidP="00200613">
      <w:pPr>
        <w:jc w:val="center"/>
        <w:rPr>
          <w:rFonts w:cs="Times New Roman"/>
          <w:sz w:val="24"/>
          <w:szCs w:val="24"/>
        </w:rPr>
      </w:pPr>
    </w:p>
    <w:p w14:paraId="0B17E271" w14:textId="2E56B795" w:rsidR="00200613" w:rsidRDefault="00200613" w:rsidP="00200613">
      <w:pPr>
        <w:jc w:val="center"/>
        <w:rPr>
          <w:rFonts w:cs="Times New Roman"/>
          <w:sz w:val="24"/>
          <w:szCs w:val="24"/>
        </w:rPr>
      </w:pPr>
    </w:p>
    <w:p w14:paraId="4FCDA140" w14:textId="1EAFF117" w:rsidR="00200613" w:rsidRDefault="00200613" w:rsidP="00200613">
      <w:pPr>
        <w:jc w:val="center"/>
        <w:rPr>
          <w:rFonts w:cs="Times New Roman"/>
          <w:sz w:val="24"/>
          <w:szCs w:val="24"/>
        </w:rPr>
      </w:pPr>
    </w:p>
    <w:p w14:paraId="5EC0B4DA" w14:textId="21E70390" w:rsidR="00200613" w:rsidRDefault="00200613" w:rsidP="00200613">
      <w:pPr>
        <w:jc w:val="center"/>
        <w:rPr>
          <w:rFonts w:cs="Times New Roman"/>
          <w:sz w:val="24"/>
          <w:szCs w:val="24"/>
        </w:rPr>
      </w:pPr>
    </w:p>
    <w:p w14:paraId="36806229" w14:textId="7642973B" w:rsidR="00200613" w:rsidRDefault="00200613" w:rsidP="00200613">
      <w:pPr>
        <w:jc w:val="center"/>
        <w:rPr>
          <w:rFonts w:cs="Times New Roman"/>
          <w:sz w:val="24"/>
          <w:szCs w:val="24"/>
        </w:rPr>
      </w:pPr>
    </w:p>
    <w:p w14:paraId="73B0B88D" w14:textId="77777777" w:rsidR="00200613" w:rsidRPr="00200613" w:rsidRDefault="00200613" w:rsidP="00200613">
      <w:pPr>
        <w:jc w:val="center"/>
        <w:rPr>
          <w:rFonts w:cs="Times New Roman"/>
          <w:sz w:val="24"/>
          <w:szCs w:val="24"/>
        </w:rPr>
      </w:pPr>
    </w:p>
    <w:p w14:paraId="43540B57" w14:textId="0A43D410" w:rsidR="00200613" w:rsidRPr="00200613" w:rsidRDefault="00200613" w:rsidP="00200613">
      <w:pPr>
        <w:jc w:val="center"/>
        <w:rPr>
          <w:rFonts w:cs="Times New Roman"/>
          <w:sz w:val="24"/>
          <w:szCs w:val="24"/>
        </w:rPr>
      </w:pPr>
    </w:p>
    <w:p w14:paraId="672B19EA" w14:textId="7B8E175F" w:rsidR="00200613" w:rsidRPr="00200613" w:rsidRDefault="00200613" w:rsidP="00200613">
      <w:pPr>
        <w:jc w:val="center"/>
        <w:rPr>
          <w:rFonts w:cs="Times New Roman"/>
          <w:sz w:val="24"/>
          <w:szCs w:val="24"/>
        </w:rPr>
      </w:pPr>
    </w:p>
    <w:p w14:paraId="152390E6" w14:textId="09D5DF6D" w:rsidR="00200613" w:rsidRPr="00200613" w:rsidRDefault="00200613" w:rsidP="00200613">
      <w:pPr>
        <w:jc w:val="center"/>
        <w:rPr>
          <w:rFonts w:cs="Times New Roman"/>
          <w:b/>
          <w:sz w:val="52"/>
          <w:szCs w:val="52"/>
        </w:rPr>
      </w:pPr>
      <w:r w:rsidRPr="00200613">
        <w:rPr>
          <w:rFonts w:cs="Times New Roman"/>
          <w:b/>
          <w:sz w:val="52"/>
          <w:szCs w:val="52"/>
        </w:rPr>
        <w:t>TÀI LIỆU ĐẶC TẢ YÊU CẦU</w:t>
      </w:r>
    </w:p>
    <w:p w14:paraId="6E689D41" w14:textId="777A296C" w:rsidR="00200613" w:rsidRPr="00200613" w:rsidRDefault="009B19BB" w:rsidP="00200613">
      <w:pPr>
        <w:jc w:val="center"/>
        <w:rPr>
          <w:rFonts w:cs="Times New Roman"/>
          <w:sz w:val="32"/>
          <w:szCs w:val="32"/>
        </w:rPr>
      </w:pPr>
      <w:r>
        <w:rPr>
          <w:rFonts w:cs="Times New Roman"/>
          <w:sz w:val="32"/>
          <w:szCs w:val="32"/>
        </w:rPr>
        <w:t xml:space="preserve">Hệ thống quản lý kho và bán hàng </w:t>
      </w:r>
    </w:p>
    <w:p w14:paraId="2D2C3938" w14:textId="77777777" w:rsidR="00200613" w:rsidRDefault="00200613" w:rsidP="00200613">
      <w:pPr>
        <w:ind w:left="5760"/>
        <w:rPr>
          <w:rFonts w:cs="Times New Roman"/>
          <w:sz w:val="24"/>
          <w:szCs w:val="24"/>
        </w:rPr>
      </w:pPr>
    </w:p>
    <w:p w14:paraId="5AF05F2A" w14:textId="155DD25A" w:rsidR="00200613" w:rsidRDefault="00200613" w:rsidP="00200613">
      <w:pPr>
        <w:ind w:left="5760"/>
        <w:rPr>
          <w:rFonts w:cs="Times New Roman"/>
          <w:sz w:val="24"/>
          <w:szCs w:val="24"/>
        </w:rPr>
      </w:pPr>
    </w:p>
    <w:p w14:paraId="6CE8FCF0" w14:textId="45988498" w:rsidR="00200613" w:rsidRPr="00200613" w:rsidRDefault="00200613" w:rsidP="009525AB">
      <w:pPr>
        <w:ind w:left="5760" w:hanging="798"/>
        <w:jc w:val="left"/>
        <w:rPr>
          <w:rFonts w:cs="Times New Roman"/>
          <w:sz w:val="24"/>
          <w:szCs w:val="24"/>
        </w:rPr>
      </w:pPr>
      <w:r w:rsidRPr="00200613">
        <w:rPr>
          <w:rFonts w:cs="Times New Roman"/>
          <w:sz w:val="24"/>
          <w:szCs w:val="24"/>
        </w:rPr>
        <w:t>Lớp:</w:t>
      </w:r>
      <w:r w:rsidR="009B19BB">
        <w:rPr>
          <w:rFonts w:cs="Times New Roman"/>
          <w:sz w:val="24"/>
          <w:szCs w:val="24"/>
        </w:rPr>
        <w:t xml:space="preserve"> 48K21.2</w:t>
      </w:r>
    </w:p>
    <w:p w14:paraId="1AAFEEFB" w14:textId="2BD3904C" w:rsidR="00200613" w:rsidRDefault="00200613" w:rsidP="009525AB">
      <w:pPr>
        <w:ind w:left="5760" w:hanging="798"/>
        <w:rPr>
          <w:rFonts w:cs="Times New Roman"/>
          <w:sz w:val="24"/>
          <w:szCs w:val="24"/>
        </w:rPr>
      </w:pPr>
      <w:r w:rsidRPr="00200613">
        <w:rPr>
          <w:rFonts w:cs="Times New Roman"/>
          <w:sz w:val="24"/>
          <w:szCs w:val="24"/>
        </w:rPr>
        <w:t>Nhóm:</w:t>
      </w:r>
      <w:r w:rsidR="009B19BB">
        <w:rPr>
          <w:rFonts w:cs="Times New Roman"/>
          <w:sz w:val="24"/>
          <w:szCs w:val="24"/>
        </w:rPr>
        <w:t xml:space="preserve"> 8</w:t>
      </w:r>
    </w:p>
    <w:p w14:paraId="6E53868D" w14:textId="19FC8D29" w:rsidR="009525AB" w:rsidRDefault="009525AB" w:rsidP="009525AB">
      <w:pPr>
        <w:ind w:left="5760" w:hanging="798"/>
        <w:rPr>
          <w:rFonts w:cs="Times New Roman"/>
          <w:sz w:val="24"/>
          <w:szCs w:val="24"/>
        </w:rPr>
      </w:pPr>
      <w:r>
        <w:rPr>
          <w:rFonts w:cs="Times New Roman"/>
          <w:sz w:val="24"/>
          <w:szCs w:val="24"/>
        </w:rPr>
        <w:t>Thành viên: Doãn Diệu Diễm</w:t>
      </w:r>
    </w:p>
    <w:p w14:paraId="08C01C3D" w14:textId="29EC25C5" w:rsidR="009525AB" w:rsidRDefault="009525AB" w:rsidP="009525AB">
      <w:pPr>
        <w:ind w:left="5760" w:firstLine="477"/>
        <w:rPr>
          <w:rFonts w:cs="Times New Roman"/>
          <w:sz w:val="24"/>
          <w:szCs w:val="24"/>
        </w:rPr>
      </w:pPr>
      <w:r>
        <w:rPr>
          <w:rFonts w:cs="Times New Roman"/>
          <w:sz w:val="24"/>
          <w:szCs w:val="24"/>
        </w:rPr>
        <w:t>Nguyễn Trúc Lam</w:t>
      </w:r>
    </w:p>
    <w:p w14:paraId="2432849E" w14:textId="0FE28BAC" w:rsidR="009525AB" w:rsidRDefault="009525AB" w:rsidP="009525AB">
      <w:pPr>
        <w:ind w:left="5760" w:firstLine="477"/>
        <w:rPr>
          <w:rFonts w:cs="Times New Roman"/>
          <w:sz w:val="24"/>
          <w:szCs w:val="24"/>
        </w:rPr>
      </w:pPr>
      <w:r>
        <w:rPr>
          <w:rFonts w:cs="Times New Roman"/>
          <w:sz w:val="24"/>
          <w:szCs w:val="24"/>
        </w:rPr>
        <w:t>Nguyễn Anh Thư</w:t>
      </w:r>
    </w:p>
    <w:p w14:paraId="0114F598" w14:textId="2C6B5F19" w:rsidR="009525AB" w:rsidRDefault="009525AB" w:rsidP="009525AB">
      <w:pPr>
        <w:ind w:left="5760" w:firstLine="477"/>
        <w:rPr>
          <w:rFonts w:cs="Times New Roman"/>
          <w:sz w:val="24"/>
          <w:szCs w:val="24"/>
        </w:rPr>
      </w:pPr>
      <w:r>
        <w:rPr>
          <w:rFonts w:cs="Times New Roman"/>
          <w:sz w:val="24"/>
          <w:szCs w:val="24"/>
        </w:rPr>
        <w:t>Vũ Kiểu Tố Như</w:t>
      </w:r>
    </w:p>
    <w:p w14:paraId="2E2C0F7C" w14:textId="5CCD0ACD" w:rsidR="009525AB" w:rsidRDefault="009525AB" w:rsidP="009525AB">
      <w:pPr>
        <w:ind w:left="5760" w:firstLine="477"/>
        <w:rPr>
          <w:rFonts w:cs="Times New Roman"/>
          <w:sz w:val="24"/>
          <w:szCs w:val="24"/>
        </w:rPr>
      </w:pPr>
      <w:r>
        <w:rPr>
          <w:rFonts w:cs="Times New Roman"/>
          <w:sz w:val="24"/>
          <w:szCs w:val="24"/>
        </w:rPr>
        <w:t>Phạm Ngọc Trung</w:t>
      </w:r>
    </w:p>
    <w:p w14:paraId="337541FE" w14:textId="347188D6" w:rsidR="00200613" w:rsidRDefault="00200613" w:rsidP="00200613">
      <w:pPr>
        <w:ind w:left="5760"/>
        <w:rPr>
          <w:rFonts w:cs="Times New Roman"/>
          <w:sz w:val="24"/>
          <w:szCs w:val="24"/>
        </w:rPr>
      </w:pPr>
    </w:p>
    <w:p w14:paraId="029B523D" w14:textId="1BAE8F22" w:rsidR="00200613" w:rsidRDefault="00200613" w:rsidP="00200613">
      <w:pPr>
        <w:ind w:left="5760"/>
        <w:rPr>
          <w:rFonts w:cs="Times New Roman"/>
          <w:sz w:val="24"/>
          <w:szCs w:val="24"/>
        </w:rPr>
      </w:pPr>
    </w:p>
    <w:p w14:paraId="12B5BBD6" w14:textId="60F3B8DD" w:rsidR="00200613" w:rsidRDefault="00200613" w:rsidP="00200613">
      <w:pPr>
        <w:ind w:left="5760"/>
        <w:rPr>
          <w:rFonts w:cs="Times New Roman"/>
          <w:sz w:val="24"/>
          <w:szCs w:val="24"/>
        </w:rPr>
      </w:pPr>
    </w:p>
    <w:p w14:paraId="57E05D32" w14:textId="6E1BEB5E" w:rsidR="00200613" w:rsidRDefault="00200613" w:rsidP="009B6016">
      <w:pPr>
        <w:rPr>
          <w:rFonts w:cs="Times New Roman"/>
          <w:sz w:val="24"/>
          <w:szCs w:val="24"/>
        </w:rPr>
      </w:pPr>
    </w:p>
    <w:p w14:paraId="7E97C66B" w14:textId="1FA3F14E" w:rsidR="00200613" w:rsidRDefault="00200613" w:rsidP="00200613">
      <w:pPr>
        <w:ind w:left="5760"/>
        <w:rPr>
          <w:rFonts w:cs="Times New Roman"/>
          <w:sz w:val="24"/>
          <w:szCs w:val="24"/>
        </w:rPr>
      </w:pPr>
    </w:p>
    <w:p w14:paraId="24D79254" w14:textId="5141A42C" w:rsidR="00200613" w:rsidRDefault="00200613" w:rsidP="009B19BB">
      <w:pPr>
        <w:ind w:left="2880" w:firstLine="720"/>
        <w:rPr>
          <w:rFonts w:cs="Times New Roman"/>
          <w:b/>
          <w:sz w:val="24"/>
          <w:szCs w:val="24"/>
        </w:rPr>
      </w:pPr>
      <w:r w:rsidRPr="00200613">
        <w:rPr>
          <w:rFonts w:cs="Times New Roman"/>
          <w:b/>
          <w:sz w:val="24"/>
          <w:szCs w:val="24"/>
        </w:rPr>
        <w:t>ĐÀ NẴ</w:t>
      </w:r>
      <w:r w:rsidR="009B19BB">
        <w:rPr>
          <w:rFonts w:cs="Times New Roman"/>
          <w:b/>
          <w:sz w:val="24"/>
          <w:szCs w:val="24"/>
        </w:rPr>
        <w:t>NG 2024</w:t>
      </w:r>
    </w:p>
    <w:p w14:paraId="3C3F731D" w14:textId="77777777" w:rsidR="009B19BB" w:rsidRDefault="009B19BB" w:rsidP="009B19BB">
      <w:pPr>
        <w:rPr>
          <w:rFonts w:cs="Times New Roman"/>
          <w:b/>
          <w:sz w:val="24"/>
          <w:szCs w:val="24"/>
        </w:rPr>
        <w:sectPr w:rsidR="009B19BB" w:rsidSect="00D360BD">
          <w:headerReference w:type="default" r:id="rId8"/>
          <w:footerReference w:type="default" r:id="rId9"/>
          <w:type w:val="continuous"/>
          <w:pgSz w:w="11907" w:h="16840" w:code="9"/>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2A6C4DC9" w14:textId="5C4B161D" w:rsidR="00200613" w:rsidRDefault="00200613" w:rsidP="009B19BB">
      <w:pPr>
        <w:rPr>
          <w:rFonts w:cs="Times New Roman"/>
          <w:b/>
          <w:szCs w:val="26"/>
        </w:rPr>
      </w:pPr>
      <w:r w:rsidRPr="00F275FE">
        <w:rPr>
          <w:rFonts w:cs="Times New Roman"/>
          <w:b/>
          <w:szCs w:val="26"/>
        </w:rPr>
        <w:lastRenderedPageBreak/>
        <w:t>MỤC LỤC</w:t>
      </w:r>
    </w:p>
    <w:sdt>
      <w:sdtPr>
        <w:rPr>
          <w:rFonts w:ascii="Times New Roman" w:eastAsiaTheme="minorHAnsi" w:hAnsi="Times New Roman" w:cstheme="minorBidi"/>
          <w:color w:val="auto"/>
          <w:sz w:val="26"/>
          <w:szCs w:val="22"/>
        </w:rPr>
        <w:id w:val="-238943585"/>
        <w:docPartObj>
          <w:docPartGallery w:val="Table of Contents"/>
          <w:docPartUnique/>
        </w:docPartObj>
      </w:sdtPr>
      <w:sdtEndPr>
        <w:rPr>
          <w:b/>
          <w:bCs/>
          <w:noProof/>
        </w:rPr>
      </w:sdtEndPr>
      <w:sdtContent>
        <w:p w14:paraId="07ED3AF4" w14:textId="0F530B2E" w:rsidR="00F8652C" w:rsidRDefault="00F8652C">
          <w:pPr>
            <w:pStyle w:val="TOCHeading"/>
          </w:pPr>
        </w:p>
        <w:p w14:paraId="43C0A0C2" w14:textId="324FE3E6" w:rsidR="008608CA" w:rsidRDefault="00F8652C">
          <w:pPr>
            <w:pStyle w:val="TOC1"/>
            <w:tabs>
              <w:tab w:val="left" w:pos="1760"/>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66252782" w:history="1">
            <w:r w:rsidR="008608CA" w:rsidRPr="00840975">
              <w:rPr>
                <w:rStyle w:val="Hyperlink"/>
                <w:noProof/>
              </w:rPr>
              <w:t>CHƯƠNG 1.</w:t>
            </w:r>
            <w:r w:rsidR="008608CA">
              <w:rPr>
                <w:rFonts w:asciiTheme="minorHAnsi" w:eastAsiaTheme="minorEastAsia" w:hAnsiTheme="minorHAnsi"/>
                <w:noProof/>
                <w:sz w:val="22"/>
              </w:rPr>
              <w:tab/>
            </w:r>
            <w:r w:rsidR="008608CA">
              <w:rPr>
                <w:rStyle w:val="Hyperlink"/>
                <w:noProof/>
              </w:rPr>
              <w:t>M</w:t>
            </w:r>
            <w:r w:rsidR="008608CA" w:rsidRPr="00840975">
              <w:rPr>
                <w:rStyle w:val="Hyperlink"/>
                <w:noProof/>
              </w:rPr>
              <w:t>ô tả khái quát hệ thống</w:t>
            </w:r>
            <w:r w:rsidR="008608CA">
              <w:rPr>
                <w:noProof/>
                <w:webHidden/>
              </w:rPr>
              <w:tab/>
            </w:r>
            <w:r w:rsidR="008608CA">
              <w:rPr>
                <w:noProof/>
                <w:webHidden/>
              </w:rPr>
              <w:fldChar w:fldCharType="begin"/>
            </w:r>
            <w:r w:rsidR="008608CA">
              <w:rPr>
                <w:noProof/>
                <w:webHidden/>
              </w:rPr>
              <w:instrText xml:space="preserve"> PAGEREF _Toc166252782 \h </w:instrText>
            </w:r>
            <w:r w:rsidR="008608CA">
              <w:rPr>
                <w:noProof/>
                <w:webHidden/>
              </w:rPr>
            </w:r>
            <w:r w:rsidR="008608CA">
              <w:rPr>
                <w:noProof/>
                <w:webHidden/>
              </w:rPr>
              <w:fldChar w:fldCharType="separate"/>
            </w:r>
            <w:r w:rsidR="008608CA">
              <w:rPr>
                <w:noProof/>
                <w:webHidden/>
              </w:rPr>
              <w:t>1</w:t>
            </w:r>
            <w:r w:rsidR="008608CA">
              <w:rPr>
                <w:noProof/>
                <w:webHidden/>
              </w:rPr>
              <w:fldChar w:fldCharType="end"/>
            </w:r>
          </w:hyperlink>
        </w:p>
        <w:p w14:paraId="4FE41D40" w14:textId="1F99AE55" w:rsidR="008608CA" w:rsidRDefault="008608CA">
          <w:pPr>
            <w:pStyle w:val="TOC2"/>
            <w:tabs>
              <w:tab w:val="left" w:pos="880"/>
              <w:tab w:val="right" w:leader="dot" w:pos="9017"/>
            </w:tabs>
            <w:rPr>
              <w:rFonts w:asciiTheme="minorHAnsi" w:eastAsiaTheme="minorEastAsia" w:hAnsiTheme="minorHAnsi"/>
              <w:noProof/>
              <w:sz w:val="22"/>
            </w:rPr>
          </w:pPr>
          <w:hyperlink w:anchor="_Toc166252783" w:history="1">
            <w:r w:rsidRPr="00840975">
              <w:rPr>
                <w:rStyle w:val="Hyperlink"/>
                <w:noProof/>
              </w:rPr>
              <w:t>1.1</w:t>
            </w:r>
            <w:r>
              <w:rPr>
                <w:rFonts w:asciiTheme="minorHAnsi" w:eastAsiaTheme="minorEastAsia" w:hAnsiTheme="minorHAnsi"/>
                <w:noProof/>
                <w:sz w:val="22"/>
              </w:rPr>
              <w:tab/>
            </w:r>
            <w:r w:rsidRPr="00840975">
              <w:rPr>
                <w:rStyle w:val="Hyperlink"/>
                <w:noProof/>
              </w:rPr>
              <w:t>Tổng quan về hệ thống</w:t>
            </w:r>
            <w:r>
              <w:rPr>
                <w:noProof/>
                <w:webHidden/>
              </w:rPr>
              <w:tab/>
            </w:r>
            <w:r>
              <w:rPr>
                <w:noProof/>
                <w:webHidden/>
              </w:rPr>
              <w:fldChar w:fldCharType="begin"/>
            </w:r>
            <w:r>
              <w:rPr>
                <w:noProof/>
                <w:webHidden/>
              </w:rPr>
              <w:instrText xml:space="preserve"> PAGEREF _Toc166252783 \h </w:instrText>
            </w:r>
            <w:r>
              <w:rPr>
                <w:noProof/>
                <w:webHidden/>
              </w:rPr>
            </w:r>
            <w:r>
              <w:rPr>
                <w:noProof/>
                <w:webHidden/>
              </w:rPr>
              <w:fldChar w:fldCharType="separate"/>
            </w:r>
            <w:r>
              <w:rPr>
                <w:noProof/>
                <w:webHidden/>
              </w:rPr>
              <w:t>1</w:t>
            </w:r>
            <w:r>
              <w:rPr>
                <w:noProof/>
                <w:webHidden/>
              </w:rPr>
              <w:fldChar w:fldCharType="end"/>
            </w:r>
          </w:hyperlink>
        </w:p>
        <w:p w14:paraId="7D42F3DE" w14:textId="4D126AFA" w:rsidR="008608CA" w:rsidRDefault="008608CA">
          <w:pPr>
            <w:pStyle w:val="TOC2"/>
            <w:tabs>
              <w:tab w:val="left" w:pos="880"/>
              <w:tab w:val="right" w:leader="dot" w:pos="9017"/>
            </w:tabs>
            <w:rPr>
              <w:rFonts w:asciiTheme="minorHAnsi" w:eastAsiaTheme="minorEastAsia" w:hAnsiTheme="minorHAnsi"/>
              <w:noProof/>
              <w:sz w:val="22"/>
            </w:rPr>
          </w:pPr>
          <w:hyperlink w:anchor="_Toc166252784" w:history="1">
            <w:r w:rsidRPr="00840975">
              <w:rPr>
                <w:rStyle w:val="Hyperlink"/>
                <w:noProof/>
              </w:rPr>
              <w:t>1.2</w:t>
            </w:r>
            <w:r>
              <w:rPr>
                <w:rFonts w:asciiTheme="minorHAnsi" w:eastAsiaTheme="minorEastAsia" w:hAnsiTheme="minorHAnsi"/>
                <w:noProof/>
                <w:sz w:val="22"/>
              </w:rPr>
              <w:tab/>
            </w:r>
            <w:r w:rsidRPr="00840975">
              <w:rPr>
                <w:rStyle w:val="Hyperlink"/>
                <w:noProof/>
              </w:rPr>
              <w:t>Sơ đồ luồng nghiệp vụ hệ thống (business workflow)</w:t>
            </w:r>
            <w:r>
              <w:rPr>
                <w:noProof/>
                <w:webHidden/>
              </w:rPr>
              <w:tab/>
            </w:r>
            <w:r>
              <w:rPr>
                <w:noProof/>
                <w:webHidden/>
              </w:rPr>
              <w:fldChar w:fldCharType="begin"/>
            </w:r>
            <w:r>
              <w:rPr>
                <w:noProof/>
                <w:webHidden/>
              </w:rPr>
              <w:instrText xml:space="preserve"> PAGEREF _Toc166252784 \h </w:instrText>
            </w:r>
            <w:r>
              <w:rPr>
                <w:noProof/>
                <w:webHidden/>
              </w:rPr>
            </w:r>
            <w:r>
              <w:rPr>
                <w:noProof/>
                <w:webHidden/>
              </w:rPr>
              <w:fldChar w:fldCharType="separate"/>
            </w:r>
            <w:r>
              <w:rPr>
                <w:noProof/>
                <w:webHidden/>
              </w:rPr>
              <w:t>1</w:t>
            </w:r>
            <w:r>
              <w:rPr>
                <w:noProof/>
                <w:webHidden/>
              </w:rPr>
              <w:fldChar w:fldCharType="end"/>
            </w:r>
          </w:hyperlink>
        </w:p>
        <w:p w14:paraId="0C9280C4" w14:textId="206A8203" w:rsidR="008608CA" w:rsidRDefault="008608CA">
          <w:pPr>
            <w:pStyle w:val="TOC3"/>
            <w:tabs>
              <w:tab w:val="left" w:pos="1320"/>
              <w:tab w:val="right" w:leader="dot" w:pos="9017"/>
            </w:tabs>
            <w:rPr>
              <w:rFonts w:asciiTheme="minorHAnsi" w:eastAsiaTheme="minorEastAsia" w:hAnsiTheme="minorHAnsi"/>
              <w:noProof/>
              <w:sz w:val="22"/>
            </w:rPr>
          </w:pPr>
          <w:hyperlink w:anchor="_Toc166252785" w:history="1">
            <w:r w:rsidRPr="00840975">
              <w:rPr>
                <w:rStyle w:val="Hyperlink"/>
                <w:noProof/>
              </w:rPr>
              <w:t>1.2.1</w:t>
            </w:r>
            <w:r>
              <w:rPr>
                <w:rFonts w:asciiTheme="minorHAnsi" w:eastAsiaTheme="minorEastAsia" w:hAnsiTheme="minorHAnsi"/>
                <w:noProof/>
                <w:sz w:val="22"/>
              </w:rPr>
              <w:tab/>
            </w:r>
            <w:r w:rsidRPr="00840975">
              <w:rPr>
                <w:rStyle w:val="Hyperlink"/>
                <w:noProof/>
              </w:rPr>
              <w:t>Sơ đồ nghiệp vụ hệ thống as-is</w:t>
            </w:r>
            <w:r>
              <w:rPr>
                <w:noProof/>
                <w:webHidden/>
              </w:rPr>
              <w:tab/>
            </w:r>
            <w:r>
              <w:rPr>
                <w:noProof/>
                <w:webHidden/>
              </w:rPr>
              <w:fldChar w:fldCharType="begin"/>
            </w:r>
            <w:r>
              <w:rPr>
                <w:noProof/>
                <w:webHidden/>
              </w:rPr>
              <w:instrText xml:space="preserve"> PAGEREF _Toc166252785 \h </w:instrText>
            </w:r>
            <w:r>
              <w:rPr>
                <w:noProof/>
                <w:webHidden/>
              </w:rPr>
            </w:r>
            <w:r>
              <w:rPr>
                <w:noProof/>
                <w:webHidden/>
              </w:rPr>
              <w:fldChar w:fldCharType="separate"/>
            </w:r>
            <w:r>
              <w:rPr>
                <w:noProof/>
                <w:webHidden/>
              </w:rPr>
              <w:t>1</w:t>
            </w:r>
            <w:r>
              <w:rPr>
                <w:noProof/>
                <w:webHidden/>
              </w:rPr>
              <w:fldChar w:fldCharType="end"/>
            </w:r>
          </w:hyperlink>
        </w:p>
        <w:p w14:paraId="6B628F14" w14:textId="578EB6A3" w:rsidR="008608CA" w:rsidRDefault="008608CA">
          <w:pPr>
            <w:pStyle w:val="TOC3"/>
            <w:tabs>
              <w:tab w:val="left" w:pos="1320"/>
              <w:tab w:val="right" w:leader="dot" w:pos="9017"/>
            </w:tabs>
            <w:rPr>
              <w:rFonts w:asciiTheme="minorHAnsi" w:eastAsiaTheme="minorEastAsia" w:hAnsiTheme="minorHAnsi"/>
              <w:noProof/>
              <w:sz w:val="22"/>
            </w:rPr>
          </w:pPr>
          <w:hyperlink w:anchor="_Toc166252786" w:history="1">
            <w:r w:rsidRPr="00840975">
              <w:rPr>
                <w:rStyle w:val="Hyperlink"/>
                <w:noProof/>
              </w:rPr>
              <w:t>1.2.2</w:t>
            </w:r>
            <w:r>
              <w:rPr>
                <w:rFonts w:asciiTheme="minorHAnsi" w:eastAsiaTheme="minorEastAsia" w:hAnsiTheme="minorHAnsi"/>
                <w:noProof/>
                <w:sz w:val="22"/>
              </w:rPr>
              <w:tab/>
            </w:r>
            <w:r w:rsidRPr="00840975">
              <w:rPr>
                <w:rStyle w:val="Hyperlink"/>
                <w:noProof/>
              </w:rPr>
              <w:t>Quy trình nghiệp vụ hệ thống to-be</w:t>
            </w:r>
            <w:r>
              <w:rPr>
                <w:noProof/>
                <w:webHidden/>
              </w:rPr>
              <w:tab/>
            </w:r>
            <w:r>
              <w:rPr>
                <w:noProof/>
                <w:webHidden/>
              </w:rPr>
              <w:fldChar w:fldCharType="begin"/>
            </w:r>
            <w:r>
              <w:rPr>
                <w:noProof/>
                <w:webHidden/>
              </w:rPr>
              <w:instrText xml:space="preserve"> PAGEREF _Toc166252786 \h </w:instrText>
            </w:r>
            <w:r>
              <w:rPr>
                <w:noProof/>
                <w:webHidden/>
              </w:rPr>
            </w:r>
            <w:r>
              <w:rPr>
                <w:noProof/>
                <w:webHidden/>
              </w:rPr>
              <w:fldChar w:fldCharType="separate"/>
            </w:r>
            <w:r>
              <w:rPr>
                <w:noProof/>
                <w:webHidden/>
              </w:rPr>
              <w:t>3</w:t>
            </w:r>
            <w:r>
              <w:rPr>
                <w:noProof/>
                <w:webHidden/>
              </w:rPr>
              <w:fldChar w:fldCharType="end"/>
            </w:r>
          </w:hyperlink>
        </w:p>
        <w:p w14:paraId="3F17F517" w14:textId="751EA279" w:rsidR="008608CA" w:rsidRDefault="008608CA">
          <w:pPr>
            <w:pStyle w:val="TOC2"/>
            <w:tabs>
              <w:tab w:val="left" w:pos="880"/>
              <w:tab w:val="right" w:leader="dot" w:pos="9017"/>
            </w:tabs>
            <w:rPr>
              <w:rFonts w:asciiTheme="minorHAnsi" w:eastAsiaTheme="minorEastAsia" w:hAnsiTheme="minorHAnsi"/>
              <w:noProof/>
              <w:sz w:val="22"/>
            </w:rPr>
          </w:pPr>
          <w:hyperlink w:anchor="_Toc166252787" w:history="1">
            <w:r w:rsidRPr="00840975">
              <w:rPr>
                <w:rStyle w:val="Hyperlink"/>
                <w:noProof/>
              </w:rPr>
              <w:t>1.3</w:t>
            </w:r>
            <w:r>
              <w:rPr>
                <w:rFonts w:asciiTheme="minorHAnsi" w:eastAsiaTheme="minorEastAsia" w:hAnsiTheme="minorHAnsi"/>
                <w:noProof/>
                <w:sz w:val="22"/>
              </w:rPr>
              <w:tab/>
            </w:r>
            <w:r w:rsidRPr="00840975">
              <w:rPr>
                <w:rStyle w:val="Hyperlink"/>
                <w:noProof/>
              </w:rPr>
              <w:t>Sơ đồ use case</w:t>
            </w:r>
            <w:r>
              <w:rPr>
                <w:noProof/>
                <w:webHidden/>
              </w:rPr>
              <w:tab/>
            </w:r>
            <w:r>
              <w:rPr>
                <w:noProof/>
                <w:webHidden/>
              </w:rPr>
              <w:fldChar w:fldCharType="begin"/>
            </w:r>
            <w:r>
              <w:rPr>
                <w:noProof/>
                <w:webHidden/>
              </w:rPr>
              <w:instrText xml:space="preserve"> PAGEREF _Toc166252787 \h </w:instrText>
            </w:r>
            <w:r>
              <w:rPr>
                <w:noProof/>
                <w:webHidden/>
              </w:rPr>
            </w:r>
            <w:r>
              <w:rPr>
                <w:noProof/>
                <w:webHidden/>
              </w:rPr>
              <w:fldChar w:fldCharType="separate"/>
            </w:r>
            <w:r>
              <w:rPr>
                <w:noProof/>
                <w:webHidden/>
              </w:rPr>
              <w:t>4</w:t>
            </w:r>
            <w:r>
              <w:rPr>
                <w:noProof/>
                <w:webHidden/>
              </w:rPr>
              <w:fldChar w:fldCharType="end"/>
            </w:r>
          </w:hyperlink>
        </w:p>
        <w:p w14:paraId="152252E4" w14:textId="7AB0CBD2" w:rsidR="008608CA" w:rsidRDefault="008608CA">
          <w:pPr>
            <w:pStyle w:val="TOC1"/>
            <w:tabs>
              <w:tab w:val="left" w:pos="1760"/>
              <w:tab w:val="right" w:leader="dot" w:pos="9017"/>
            </w:tabs>
            <w:rPr>
              <w:rFonts w:asciiTheme="minorHAnsi" w:eastAsiaTheme="minorEastAsia" w:hAnsiTheme="minorHAnsi"/>
              <w:noProof/>
              <w:sz w:val="22"/>
            </w:rPr>
          </w:pPr>
          <w:hyperlink w:anchor="_Toc166252788" w:history="1">
            <w:r w:rsidRPr="00840975">
              <w:rPr>
                <w:rStyle w:val="Hyperlink"/>
                <w:noProof/>
              </w:rPr>
              <w:t>CHƯƠNG 2.</w:t>
            </w:r>
            <w:r>
              <w:rPr>
                <w:rFonts w:asciiTheme="minorHAnsi" w:eastAsiaTheme="minorEastAsia" w:hAnsiTheme="minorHAnsi"/>
                <w:noProof/>
                <w:sz w:val="22"/>
              </w:rPr>
              <w:tab/>
            </w:r>
            <w:r w:rsidRPr="00840975">
              <w:rPr>
                <w:rStyle w:val="Hyperlink"/>
                <w:noProof/>
              </w:rPr>
              <w:t>Yêu cầu chức năng</w:t>
            </w:r>
            <w:r>
              <w:rPr>
                <w:noProof/>
                <w:webHidden/>
              </w:rPr>
              <w:tab/>
            </w:r>
            <w:r>
              <w:rPr>
                <w:noProof/>
                <w:webHidden/>
              </w:rPr>
              <w:fldChar w:fldCharType="begin"/>
            </w:r>
            <w:r>
              <w:rPr>
                <w:noProof/>
                <w:webHidden/>
              </w:rPr>
              <w:instrText xml:space="preserve"> PAGEREF _Toc166252788 \h </w:instrText>
            </w:r>
            <w:r>
              <w:rPr>
                <w:noProof/>
                <w:webHidden/>
              </w:rPr>
            </w:r>
            <w:r>
              <w:rPr>
                <w:noProof/>
                <w:webHidden/>
              </w:rPr>
              <w:fldChar w:fldCharType="separate"/>
            </w:r>
            <w:r>
              <w:rPr>
                <w:noProof/>
                <w:webHidden/>
              </w:rPr>
              <w:t>6</w:t>
            </w:r>
            <w:r>
              <w:rPr>
                <w:noProof/>
                <w:webHidden/>
              </w:rPr>
              <w:fldChar w:fldCharType="end"/>
            </w:r>
          </w:hyperlink>
        </w:p>
        <w:p w14:paraId="60D2BF01" w14:textId="0DCB1462" w:rsidR="008608CA" w:rsidRDefault="008608CA">
          <w:pPr>
            <w:pStyle w:val="TOC2"/>
            <w:tabs>
              <w:tab w:val="left" w:pos="880"/>
              <w:tab w:val="right" w:leader="dot" w:pos="9017"/>
            </w:tabs>
            <w:rPr>
              <w:rFonts w:asciiTheme="minorHAnsi" w:eastAsiaTheme="minorEastAsia" w:hAnsiTheme="minorHAnsi"/>
              <w:noProof/>
              <w:sz w:val="22"/>
            </w:rPr>
          </w:pPr>
          <w:hyperlink w:anchor="_Toc166252789" w:history="1">
            <w:r w:rsidRPr="00840975">
              <w:rPr>
                <w:rStyle w:val="Hyperlink"/>
                <w:noProof/>
              </w:rPr>
              <w:t>2.1</w:t>
            </w:r>
            <w:r>
              <w:rPr>
                <w:rFonts w:asciiTheme="minorHAnsi" w:eastAsiaTheme="minorEastAsia" w:hAnsiTheme="minorHAnsi"/>
                <w:noProof/>
                <w:sz w:val="22"/>
              </w:rPr>
              <w:tab/>
            </w:r>
            <w:r w:rsidRPr="00840975">
              <w:rPr>
                <w:rStyle w:val="Hyperlink"/>
                <w:noProof/>
              </w:rPr>
              <w:t>Đặc tả use case quản lý tồn kho</w:t>
            </w:r>
            <w:r>
              <w:rPr>
                <w:noProof/>
                <w:webHidden/>
              </w:rPr>
              <w:tab/>
            </w:r>
            <w:r>
              <w:rPr>
                <w:noProof/>
                <w:webHidden/>
              </w:rPr>
              <w:fldChar w:fldCharType="begin"/>
            </w:r>
            <w:r>
              <w:rPr>
                <w:noProof/>
                <w:webHidden/>
              </w:rPr>
              <w:instrText xml:space="preserve"> PAGEREF _Toc166252789 \h </w:instrText>
            </w:r>
            <w:r>
              <w:rPr>
                <w:noProof/>
                <w:webHidden/>
              </w:rPr>
            </w:r>
            <w:r>
              <w:rPr>
                <w:noProof/>
                <w:webHidden/>
              </w:rPr>
              <w:fldChar w:fldCharType="separate"/>
            </w:r>
            <w:r>
              <w:rPr>
                <w:noProof/>
                <w:webHidden/>
              </w:rPr>
              <w:t>6</w:t>
            </w:r>
            <w:r>
              <w:rPr>
                <w:noProof/>
                <w:webHidden/>
              </w:rPr>
              <w:fldChar w:fldCharType="end"/>
            </w:r>
          </w:hyperlink>
        </w:p>
        <w:p w14:paraId="0FF682D3" w14:textId="2A03AE54" w:rsidR="008608CA" w:rsidRDefault="008608CA">
          <w:pPr>
            <w:pStyle w:val="TOC2"/>
            <w:tabs>
              <w:tab w:val="left" w:pos="880"/>
              <w:tab w:val="right" w:leader="dot" w:pos="9017"/>
            </w:tabs>
            <w:rPr>
              <w:rFonts w:asciiTheme="minorHAnsi" w:eastAsiaTheme="minorEastAsia" w:hAnsiTheme="minorHAnsi"/>
              <w:noProof/>
              <w:sz w:val="22"/>
            </w:rPr>
          </w:pPr>
          <w:hyperlink w:anchor="_Toc166252790" w:history="1">
            <w:r w:rsidRPr="00840975">
              <w:rPr>
                <w:rStyle w:val="Hyperlink"/>
                <w:rFonts w:eastAsia="Times New Roman"/>
                <w:noProof/>
              </w:rPr>
              <w:t>2.2</w:t>
            </w:r>
            <w:r>
              <w:rPr>
                <w:rFonts w:asciiTheme="minorHAnsi" w:eastAsiaTheme="minorEastAsia" w:hAnsiTheme="minorHAnsi"/>
                <w:noProof/>
                <w:sz w:val="22"/>
              </w:rPr>
              <w:tab/>
            </w:r>
            <w:r w:rsidRPr="00840975">
              <w:rPr>
                <w:rStyle w:val="Hyperlink"/>
                <w:rFonts w:eastAsia="Times New Roman"/>
                <w:noProof/>
              </w:rPr>
              <w:t>Đặc tả use case quản lý sản phẩm</w:t>
            </w:r>
            <w:r>
              <w:rPr>
                <w:noProof/>
                <w:webHidden/>
              </w:rPr>
              <w:tab/>
            </w:r>
            <w:r>
              <w:rPr>
                <w:noProof/>
                <w:webHidden/>
              </w:rPr>
              <w:fldChar w:fldCharType="begin"/>
            </w:r>
            <w:r>
              <w:rPr>
                <w:noProof/>
                <w:webHidden/>
              </w:rPr>
              <w:instrText xml:space="preserve"> PAGEREF _Toc166252790 \h </w:instrText>
            </w:r>
            <w:r>
              <w:rPr>
                <w:noProof/>
                <w:webHidden/>
              </w:rPr>
            </w:r>
            <w:r>
              <w:rPr>
                <w:noProof/>
                <w:webHidden/>
              </w:rPr>
              <w:fldChar w:fldCharType="separate"/>
            </w:r>
            <w:r>
              <w:rPr>
                <w:noProof/>
                <w:webHidden/>
              </w:rPr>
              <w:t>7</w:t>
            </w:r>
            <w:r>
              <w:rPr>
                <w:noProof/>
                <w:webHidden/>
              </w:rPr>
              <w:fldChar w:fldCharType="end"/>
            </w:r>
          </w:hyperlink>
        </w:p>
        <w:p w14:paraId="7F059CFC" w14:textId="201CFC8F" w:rsidR="008608CA" w:rsidRDefault="008608CA">
          <w:pPr>
            <w:pStyle w:val="TOC3"/>
            <w:tabs>
              <w:tab w:val="left" w:pos="1320"/>
              <w:tab w:val="right" w:leader="dot" w:pos="9017"/>
            </w:tabs>
            <w:rPr>
              <w:rFonts w:asciiTheme="minorHAnsi" w:eastAsiaTheme="minorEastAsia" w:hAnsiTheme="minorHAnsi"/>
              <w:noProof/>
              <w:sz w:val="22"/>
            </w:rPr>
          </w:pPr>
          <w:hyperlink w:anchor="_Toc166252791" w:history="1">
            <w:r w:rsidRPr="00840975">
              <w:rPr>
                <w:rStyle w:val="Hyperlink"/>
                <w:noProof/>
              </w:rPr>
              <w:t>2.2.1</w:t>
            </w:r>
            <w:r>
              <w:rPr>
                <w:rFonts w:asciiTheme="minorHAnsi" w:eastAsiaTheme="minorEastAsia" w:hAnsiTheme="minorHAnsi"/>
                <w:noProof/>
                <w:sz w:val="22"/>
              </w:rPr>
              <w:tab/>
            </w:r>
            <w:r w:rsidRPr="00840975">
              <w:rPr>
                <w:rStyle w:val="Hyperlink"/>
                <w:noProof/>
              </w:rPr>
              <w:t>Đặc tả use case thêm sản phẩm</w:t>
            </w:r>
            <w:r>
              <w:rPr>
                <w:noProof/>
                <w:webHidden/>
              </w:rPr>
              <w:tab/>
            </w:r>
            <w:r>
              <w:rPr>
                <w:noProof/>
                <w:webHidden/>
              </w:rPr>
              <w:fldChar w:fldCharType="begin"/>
            </w:r>
            <w:r>
              <w:rPr>
                <w:noProof/>
                <w:webHidden/>
              </w:rPr>
              <w:instrText xml:space="preserve"> PAGEREF _Toc166252791 \h </w:instrText>
            </w:r>
            <w:r>
              <w:rPr>
                <w:noProof/>
                <w:webHidden/>
              </w:rPr>
            </w:r>
            <w:r>
              <w:rPr>
                <w:noProof/>
                <w:webHidden/>
              </w:rPr>
              <w:fldChar w:fldCharType="separate"/>
            </w:r>
            <w:r>
              <w:rPr>
                <w:noProof/>
                <w:webHidden/>
              </w:rPr>
              <w:t>7</w:t>
            </w:r>
            <w:r>
              <w:rPr>
                <w:noProof/>
                <w:webHidden/>
              </w:rPr>
              <w:fldChar w:fldCharType="end"/>
            </w:r>
          </w:hyperlink>
        </w:p>
        <w:p w14:paraId="15646291" w14:textId="4D58BC70" w:rsidR="008608CA" w:rsidRDefault="008608CA">
          <w:pPr>
            <w:pStyle w:val="TOC3"/>
            <w:tabs>
              <w:tab w:val="left" w:pos="1320"/>
              <w:tab w:val="right" w:leader="dot" w:pos="9017"/>
            </w:tabs>
            <w:rPr>
              <w:rFonts w:asciiTheme="minorHAnsi" w:eastAsiaTheme="minorEastAsia" w:hAnsiTheme="minorHAnsi"/>
              <w:noProof/>
              <w:sz w:val="22"/>
            </w:rPr>
          </w:pPr>
          <w:hyperlink w:anchor="_Toc166252792" w:history="1">
            <w:r w:rsidRPr="00840975">
              <w:rPr>
                <w:rStyle w:val="Hyperlink"/>
                <w:noProof/>
              </w:rPr>
              <w:t>2.2.2</w:t>
            </w:r>
            <w:r>
              <w:rPr>
                <w:rFonts w:asciiTheme="minorHAnsi" w:eastAsiaTheme="minorEastAsia" w:hAnsiTheme="minorHAnsi"/>
                <w:noProof/>
                <w:sz w:val="22"/>
              </w:rPr>
              <w:tab/>
            </w:r>
            <w:r w:rsidRPr="00840975">
              <w:rPr>
                <w:rStyle w:val="Hyperlink"/>
                <w:noProof/>
              </w:rPr>
              <w:t>Đặc tả use case sửa sản phẩm</w:t>
            </w:r>
            <w:r>
              <w:rPr>
                <w:noProof/>
                <w:webHidden/>
              </w:rPr>
              <w:tab/>
            </w:r>
            <w:r>
              <w:rPr>
                <w:noProof/>
                <w:webHidden/>
              </w:rPr>
              <w:fldChar w:fldCharType="begin"/>
            </w:r>
            <w:r>
              <w:rPr>
                <w:noProof/>
                <w:webHidden/>
              </w:rPr>
              <w:instrText xml:space="preserve"> PAGEREF _Toc166252792 \h </w:instrText>
            </w:r>
            <w:r>
              <w:rPr>
                <w:noProof/>
                <w:webHidden/>
              </w:rPr>
            </w:r>
            <w:r>
              <w:rPr>
                <w:noProof/>
                <w:webHidden/>
              </w:rPr>
              <w:fldChar w:fldCharType="separate"/>
            </w:r>
            <w:r>
              <w:rPr>
                <w:noProof/>
                <w:webHidden/>
              </w:rPr>
              <w:t>10</w:t>
            </w:r>
            <w:r>
              <w:rPr>
                <w:noProof/>
                <w:webHidden/>
              </w:rPr>
              <w:fldChar w:fldCharType="end"/>
            </w:r>
          </w:hyperlink>
        </w:p>
        <w:p w14:paraId="47260142" w14:textId="69BDDDC8" w:rsidR="008608CA" w:rsidRDefault="008608CA">
          <w:pPr>
            <w:pStyle w:val="TOC3"/>
            <w:tabs>
              <w:tab w:val="left" w:pos="1320"/>
              <w:tab w:val="right" w:leader="dot" w:pos="9017"/>
            </w:tabs>
            <w:rPr>
              <w:rFonts w:asciiTheme="minorHAnsi" w:eastAsiaTheme="minorEastAsia" w:hAnsiTheme="minorHAnsi"/>
              <w:noProof/>
              <w:sz w:val="22"/>
            </w:rPr>
          </w:pPr>
          <w:hyperlink w:anchor="_Toc166252793" w:history="1">
            <w:r w:rsidRPr="00840975">
              <w:rPr>
                <w:rStyle w:val="Hyperlink"/>
                <w:noProof/>
              </w:rPr>
              <w:t>2.2.3</w:t>
            </w:r>
            <w:r>
              <w:rPr>
                <w:rFonts w:asciiTheme="minorHAnsi" w:eastAsiaTheme="minorEastAsia" w:hAnsiTheme="minorHAnsi"/>
                <w:noProof/>
                <w:sz w:val="22"/>
              </w:rPr>
              <w:tab/>
            </w:r>
            <w:r w:rsidRPr="00840975">
              <w:rPr>
                <w:rStyle w:val="Hyperlink"/>
                <w:noProof/>
              </w:rPr>
              <w:t>Đặc tả use case xoá sản phẩm</w:t>
            </w:r>
            <w:r>
              <w:rPr>
                <w:noProof/>
                <w:webHidden/>
              </w:rPr>
              <w:tab/>
            </w:r>
            <w:r>
              <w:rPr>
                <w:noProof/>
                <w:webHidden/>
              </w:rPr>
              <w:fldChar w:fldCharType="begin"/>
            </w:r>
            <w:r>
              <w:rPr>
                <w:noProof/>
                <w:webHidden/>
              </w:rPr>
              <w:instrText xml:space="preserve"> PAGEREF _Toc166252793 \h </w:instrText>
            </w:r>
            <w:r>
              <w:rPr>
                <w:noProof/>
                <w:webHidden/>
              </w:rPr>
            </w:r>
            <w:r>
              <w:rPr>
                <w:noProof/>
                <w:webHidden/>
              </w:rPr>
              <w:fldChar w:fldCharType="separate"/>
            </w:r>
            <w:r>
              <w:rPr>
                <w:noProof/>
                <w:webHidden/>
              </w:rPr>
              <w:t>12</w:t>
            </w:r>
            <w:r>
              <w:rPr>
                <w:noProof/>
                <w:webHidden/>
              </w:rPr>
              <w:fldChar w:fldCharType="end"/>
            </w:r>
          </w:hyperlink>
        </w:p>
        <w:p w14:paraId="180B1DBE" w14:textId="49CC150C" w:rsidR="008608CA" w:rsidRDefault="008608CA">
          <w:pPr>
            <w:pStyle w:val="TOC2"/>
            <w:tabs>
              <w:tab w:val="left" w:pos="880"/>
              <w:tab w:val="right" w:leader="dot" w:pos="9017"/>
            </w:tabs>
            <w:rPr>
              <w:rFonts w:asciiTheme="minorHAnsi" w:eastAsiaTheme="minorEastAsia" w:hAnsiTheme="minorHAnsi"/>
              <w:noProof/>
              <w:sz w:val="22"/>
            </w:rPr>
          </w:pPr>
          <w:hyperlink w:anchor="_Toc166252794" w:history="1">
            <w:r w:rsidRPr="00840975">
              <w:rPr>
                <w:rStyle w:val="Hyperlink"/>
                <w:rFonts w:eastAsia="Times New Roman"/>
                <w:noProof/>
              </w:rPr>
              <w:t>2.3</w:t>
            </w:r>
            <w:r>
              <w:rPr>
                <w:rFonts w:asciiTheme="minorHAnsi" w:eastAsiaTheme="minorEastAsia" w:hAnsiTheme="minorHAnsi"/>
                <w:noProof/>
                <w:sz w:val="22"/>
              </w:rPr>
              <w:tab/>
            </w:r>
            <w:r w:rsidRPr="00840975">
              <w:rPr>
                <w:rStyle w:val="Hyperlink"/>
                <w:rFonts w:eastAsia="Times New Roman"/>
                <w:noProof/>
              </w:rPr>
              <w:t>Đặc tả use case quản lý nhập kho</w:t>
            </w:r>
            <w:r>
              <w:rPr>
                <w:noProof/>
                <w:webHidden/>
              </w:rPr>
              <w:tab/>
            </w:r>
            <w:r>
              <w:rPr>
                <w:noProof/>
                <w:webHidden/>
              </w:rPr>
              <w:fldChar w:fldCharType="begin"/>
            </w:r>
            <w:r>
              <w:rPr>
                <w:noProof/>
                <w:webHidden/>
              </w:rPr>
              <w:instrText xml:space="preserve"> PAGEREF _Toc166252794 \h </w:instrText>
            </w:r>
            <w:r>
              <w:rPr>
                <w:noProof/>
                <w:webHidden/>
              </w:rPr>
            </w:r>
            <w:r>
              <w:rPr>
                <w:noProof/>
                <w:webHidden/>
              </w:rPr>
              <w:fldChar w:fldCharType="separate"/>
            </w:r>
            <w:r>
              <w:rPr>
                <w:noProof/>
                <w:webHidden/>
              </w:rPr>
              <w:t>14</w:t>
            </w:r>
            <w:r>
              <w:rPr>
                <w:noProof/>
                <w:webHidden/>
              </w:rPr>
              <w:fldChar w:fldCharType="end"/>
            </w:r>
          </w:hyperlink>
        </w:p>
        <w:p w14:paraId="7D80B08D" w14:textId="02ADFCCF" w:rsidR="008608CA" w:rsidRDefault="008608CA">
          <w:pPr>
            <w:pStyle w:val="TOC3"/>
            <w:tabs>
              <w:tab w:val="left" w:pos="1320"/>
              <w:tab w:val="right" w:leader="dot" w:pos="9017"/>
            </w:tabs>
            <w:rPr>
              <w:rFonts w:asciiTheme="minorHAnsi" w:eastAsiaTheme="minorEastAsia" w:hAnsiTheme="minorHAnsi"/>
              <w:noProof/>
              <w:sz w:val="22"/>
            </w:rPr>
          </w:pPr>
          <w:hyperlink w:anchor="_Toc166252795" w:history="1">
            <w:r w:rsidRPr="00840975">
              <w:rPr>
                <w:rStyle w:val="Hyperlink"/>
                <w:noProof/>
              </w:rPr>
              <w:t>2.3.1</w:t>
            </w:r>
            <w:r>
              <w:rPr>
                <w:rFonts w:asciiTheme="minorHAnsi" w:eastAsiaTheme="minorEastAsia" w:hAnsiTheme="minorHAnsi"/>
                <w:noProof/>
                <w:sz w:val="22"/>
              </w:rPr>
              <w:tab/>
            </w:r>
            <w:r w:rsidRPr="00840975">
              <w:rPr>
                <w:rStyle w:val="Hyperlink"/>
                <w:noProof/>
              </w:rPr>
              <w:t>Đặc tả use case tạo hoá đơn nhập hàng</w:t>
            </w:r>
            <w:r>
              <w:rPr>
                <w:noProof/>
                <w:webHidden/>
              </w:rPr>
              <w:tab/>
            </w:r>
            <w:r>
              <w:rPr>
                <w:noProof/>
                <w:webHidden/>
              </w:rPr>
              <w:fldChar w:fldCharType="begin"/>
            </w:r>
            <w:r>
              <w:rPr>
                <w:noProof/>
                <w:webHidden/>
              </w:rPr>
              <w:instrText xml:space="preserve"> PAGEREF _Toc166252795 \h </w:instrText>
            </w:r>
            <w:r>
              <w:rPr>
                <w:noProof/>
                <w:webHidden/>
              </w:rPr>
            </w:r>
            <w:r>
              <w:rPr>
                <w:noProof/>
                <w:webHidden/>
              </w:rPr>
              <w:fldChar w:fldCharType="separate"/>
            </w:r>
            <w:r>
              <w:rPr>
                <w:noProof/>
                <w:webHidden/>
              </w:rPr>
              <w:t>14</w:t>
            </w:r>
            <w:r>
              <w:rPr>
                <w:noProof/>
                <w:webHidden/>
              </w:rPr>
              <w:fldChar w:fldCharType="end"/>
            </w:r>
          </w:hyperlink>
        </w:p>
        <w:p w14:paraId="4D0209B5" w14:textId="4307A6D9" w:rsidR="008608CA" w:rsidRDefault="008608CA">
          <w:pPr>
            <w:pStyle w:val="TOC3"/>
            <w:tabs>
              <w:tab w:val="left" w:pos="1320"/>
              <w:tab w:val="right" w:leader="dot" w:pos="9017"/>
            </w:tabs>
            <w:rPr>
              <w:rFonts w:asciiTheme="minorHAnsi" w:eastAsiaTheme="minorEastAsia" w:hAnsiTheme="minorHAnsi"/>
              <w:noProof/>
              <w:sz w:val="22"/>
            </w:rPr>
          </w:pPr>
          <w:hyperlink w:anchor="_Toc166252796" w:history="1">
            <w:r w:rsidRPr="00840975">
              <w:rPr>
                <w:rStyle w:val="Hyperlink"/>
                <w:noProof/>
              </w:rPr>
              <w:t>2.3.2</w:t>
            </w:r>
            <w:r>
              <w:rPr>
                <w:rFonts w:asciiTheme="minorHAnsi" w:eastAsiaTheme="minorEastAsia" w:hAnsiTheme="minorHAnsi"/>
                <w:noProof/>
                <w:sz w:val="22"/>
              </w:rPr>
              <w:tab/>
            </w:r>
            <w:r w:rsidRPr="00840975">
              <w:rPr>
                <w:rStyle w:val="Hyperlink"/>
                <w:noProof/>
              </w:rPr>
              <w:t>Đặc tả use case sửa hoá đơn nhập hàng</w:t>
            </w:r>
            <w:r>
              <w:rPr>
                <w:noProof/>
                <w:webHidden/>
              </w:rPr>
              <w:tab/>
            </w:r>
            <w:r>
              <w:rPr>
                <w:noProof/>
                <w:webHidden/>
              </w:rPr>
              <w:fldChar w:fldCharType="begin"/>
            </w:r>
            <w:r>
              <w:rPr>
                <w:noProof/>
                <w:webHidden/>
              </w:rPr>
              <w:instrText xml:space="preserve"> PAGEREF _Toc166252796 \h </w:instrText>
            </w:r>
            <w:r>
              <w:rPr>
                <w:noProof/>
                <w:webHidden/>
              </w:rPr>
            </w:r>
            <w:r>
              <w:rPr>
                <w:noProof/>
                <w:webHidden/>
              </w:rPr>
              <w:fldChar w:fldCharType="separate"/>
            </w:r>
            <w:r>
              <w:rPr>
                <w:noProof/>
                <w:webHidden/>
              </w:rPr>
              <w:t>16</w:t>
            </w:r>
            <w:r>
              <w:rPr>
                <w:noProof/>
                <w:webHidden/>
              </w:rPr>
              <w:fldChar w:fldCharType="end"/>
            </w:r>
          </w:hyperlink>
        </w:p>
        <w:p w14:paraId="623B4197" w14:textId="772BB197" w:rsidR="008608CA" w:rsidRDefault="008608CA">
          <w:pPr>
            <w:pStyle w:val="TOC3"/>
            <w:tabs>
              <w:tab w:val="left" w:pos="1320"/>
              <w:tab w:val="right" w:leader="dot" w:pos="9017"/>
            </w:tabs>
            <w:rPr>
              <w:rFonts w:asciiTheme="minorHAnsi" w:eastAsiaTheme="minorEastAsia" w:hAnsiTheme="minorHAnsi"/>
              <w:noProof/>
              <w:sz w:val="22"/>
            </w:rPr>
          </w:pPr>
          <w:hyperlink w:anchor="_Toc166252797" w:history="1">
            <w:r w:rsidRPr="00840975">
              <w:rPr>
                <w:rStyle w:val="Hyperlink"/>
                <w:noProof/>
              </w:rPr>
              <w:t>2.3.3</w:t>
            </w:r>
            <w:r>
              <w:rPr>
                <w:rFonts w:asciiTheme="minorHAnsi" w:eastAsiaTheme="minorEastAsia" w:hAnsiTheme="minorHAnsi"/>
                <w:noProof/>
                <w:sz w:val="22"/>
              </w:rPr>
              <w:tab/>
            </w:r>
            <w:r w:rsidRPr="00840975">
              <w:rPr>
                <w:rStyle w:val="Hyperlink"/>
                <w:noProof/>
              </w:rPr>
              <w:t>Đặc tả use case xoá hoá đơn nhập hàng</w:t>
            </w:r>
            <w:r>
              <w:rPr>
                <w:noProof/>
                <w:webHidden/>
              </w:rPr>
              <w:tab/>
            </w:r>
            <w:r>
              <w:rPr>
                <w:noProof/>
                <w:webHidden/>
              </w:rPr>
              <w:fldChar w:fldCharType="begin"/>
            </w:r>
            <w:r>
              <w:rPr>
                <w:noProof/>
                <w:webHidden/>
              </w:rPr>
              <w:instrText xml:space="preserve"> PAGEREF _Toc166252797 \h </w:instrText>
            </w:r>
            <w:r>
              <w:rPr>
                <w:noProof/>
                <w:webHidden/>
              </w:rPr>
            </w:r>
            <w:r>
              <w:rPr>
                <w:noProof/>
                <w:webHidden/>
              </w:rPr>
              <w:fldChar w:fldCharType="separate"/>
            </w:r>
            <w:r>
              <w:rPr>
                <w:noProof/>
                <w:webHidden/>
              </w:rPr>
              <w:t>17</w:t>
            </w:r>
            <w:r>
              <w:rPr>
                <w:noProof/>
                <w:webHidden/>
              </w:rPr>
              <w:fldChar w:fldCharType="end"/>
            </w:r>
          </w:hyperlink>
        </w:p>
        <w:p w14:paraId="165019B8" w14:textId="510BF0E2" w:rsidR="008608CA" w:rsidRDefault="008608CA">
          <w:pPr>
            <w:pStyle w:val="TOC2"/>
            <w:tabs>
              <w:tab w:val="left" w:pos="880"/>
              <w:tab w:val="right" w:leader="dot" w:pos="9017"/>
            </w:tabs>
            <w:rPr>
              <w:rFonts w:asciiTheme="minorHAnsi" w:eastAsiaTheme="minorEastAsia" w:hAnsiTheme="minorHAnsi"/>
              <w:noProof/>
              <w:sz w:val="22"/>
            </w:rPr>
          </w:pPr>
          <w:hyperlink w:anchor="_Toc166252798" w:history="1">
            <w:r w:rsidRPr="00840975">
              <w:rPr>
                <w:rStyle w:val="Hyperlink"/>
                <w:rFonts w:eastAsia="Times New Roman"/>
                <w:noProof/>
              </w:rPr>
              <w:t>2.4</w:t>
            </w:r>
            <w:r>
              <w:rPr>
                <w:rFonts w:asciiTheme="minorHAnsi" w:eastAsiaTheme="minorEastAsia" w:hAnsiTheme="minorHAnsi"/>
                <w:noProof/>
                <w:sz w:val="22"/>
              </w:rPr>
              <w:tab/>
            </w:r>
            <w:r w:rsidRPr="00840975">
              <w:rPr>
                <w:rStyle w:val="Hyperlink"/>
                <w:rFonts w:eastAsia="Times New Roman"/>
                <w:noProof/>
              </w:rPr>
              <w:t>Đặc tả use case quản lý xuất kho</w:t>
            </w:r>
            <w:r>
              <w:rPr>
                <w:noProof/>
                <w:webHidden/>
              </w:rPr>
              <w:tab/>
            </w:r>
            <w:r>
              <w:rPr>
                <w:noProof/>
                <w:webHidden/>
              </w:rPr>
              <w:fldChar w:fldCharType="begin"/>
            </w:r>
            <w:r>
              <w:rPr>
                <w:noProof/>
                <w:webHidden/>
              </w:rPr>
              <w:instrText xml:space="preserve"> PAGEREF _Toc166252798 \h </w:instrText>
            </w:r>
            <w:r>
              <w:rPr>
                <w:noProof/>
                <w:webHidden/>
              </w:rPr>
            </w:r>
            <w:r>
              <w:rPr>
                <w:noProof/>
                <w:webHidden/>
              </w:rPr>
              <w:fldChar w:fldCharType="separate"/>
            </w:r>
            <w:r>
              <w:rPr>
                <w:noProof/>
                <w:webHidden/>
              </w:rPr>
              <w:t>18</w:t>
            </w:r>
            <w:r>
              <w:rPr>
                <w:noProof/>
                <w:webHidden/>
              </w:rPr>
              <w:fldChar w:fldCharType="end"/>
            </w:r>
          </w:hyperlink>
        </w:p>
        <w:p w14:paraId="19F775D9" w14:textId="60962099" w:rsidR="008608CA" w:rsidRDefault="008608CA">
          <w:pPr>
            <w:pStyle w:val="TOC3"/>
            <w:tabs>
              <w:tab w:val="left" w:pos="1320"/>
              <w:tab w:val="right" w:leader="dot" w:pos="9017"/>
            </w:tabs>
            <w:rPr>
              <w:rFonts w:asciiTheme="minorHAnsi" w:eastAsiaTheme="minorEastAsia" w:hAnsiTheme="minorHAnsi"/>
              <w:noProof/>
              <w:sz w:val="22"/>
            </w:rPr>
          </w:pPr>
          <w:hyperlink w:anchor="_Toc166252799" w:history="1">
            <w:r w:rsidRPr="00840975">
              <w:rPr>
                <w:rStyle w:val="Hyperlink"/>
                <w:noProof/>
              </w:rPr>
              <w:t>2.4.1</w:t>
            </w:r>
            <w:r>
              <w:rPr>
                <w:rFonts w:asciiTheme="minorHAnsi" w:eastAsiaTheme="minorEastAsia" w:hAnsiTheme="minorHAnsi"/>
                <w:noProof/>
                <w:sz w:val="22"/>
              </w:rPr>
              <w:tab/>
            </w:r>
            <w:r w:rsidRPr="00840975">
              <w:rPr>
                <w:rStyle w:val="Hyperlink"/>
                <w:noProof/>
              </w:rPr>
              <w:t>Đặc tả use case tạo hoá đơn xuất hàng</w:t>
            </w:r>
            <w:r>
              <w:rPr>
                <w:noProof/>
                <w:webHidden/>
              </w:rPr>
              <w:tab/>
            </w:r>
            <w:r>
              <w:rPr>
                <w:noProof/>
                <w:webHidden/>
              </w:rPr>
              <w:fldChar w:fldCharType="begin"/>
            </w:r>
            <w:r>
              <w:rPr>
                <w:noProof/>
                <w:webHidden/>
              </w:rPr>
              <w:instrText xml:space="preserve"> PAGEREF _Toc166252799 \h </w:instrText>
            </w:r>
            <w:r>
              <w:rPr>
                <w:noProof/>
                <w:webHidden/>
              </w:rPr>
            </w:r>
            <w:r>
              <w:rPr>
                <w:noProof/>
                <w:webHidden/>
              </w:rPr>
              <w:fldChar w:fldCharType="separate"/>
            </w:r>
            <w:r>
              <w:rPr>
                <w:noProof/>
                <w:webHidden/>
              </w:rPr>
              <w:t>18</w:t>
            </w:r>
            <w:r>
              <w:rPr>
                <w:noProof/>
                <w:webHidden/>
              </w:rPr>
              <w:fldChar w:fldCharType="end"/>
            </w:r>
          </w:hyperlink>
        </w:p>
        <w:p w14:paraId="4570BCAE" w14:textId="33BE3246" w:rsidR="008608CA" w:rsidRDefault="008608CA">
          <w:pPr>
            <w:pStyle w:val="TOC3"/>
            <w:tabs>
              <w:tab w:val="left" w:pos="1320"/>
              <w:tab w:val="right" w:leader="dot" w:pos="9017"/>
            </w:tabs>
            <w:rPr>
              <w:rFonts w:asciiTheme="minorHAnsi" w:eastAsiaTheme="minorEastAsia" w:hAnsiTheme="minorHAnsi"/>
              <w:noProof/>
              <w:sz w:val="22"/>
            </w:rPr>
          </w:pPr>
          <w:hyperlink w:anchor="_Toc166252800" w:history="1">
            <w:r w:rsidRPr="00840975">
              <w:rPr>
                <w:rStyle w:val="Hyperlink"/>
                <w:noProof/>
              </w:rPr>
              <w:t>2.4.2</w:t>
            </w:r>
            <w:r>
              <w:rPr>
                <w:rFonts w:asciiTheme="minorHAnsi" w:eastAsiaTheme="minorEastAsia" w:hAnsiTheme="minorHAnsi"/>
                <w:noProof/>
                <w:sz w:val="22"/>
              </w:rPr>
              <w:tab/>
            </w:r>
            <w:r w:rsidRPr="00840975">
              <w:rPr>
                <w:rStyle w:val="Hyperlink"/>
                <w:noProof/>
              </w:rPr>
              <w:t>Đặc tả use case sửa hoá đơn xuất hàng</w:t>
            </w:r>
            <w:r>
              <w:rPr>
                <w:noProof/>
                <w:webHidden/>
              </w:rPr>
              <w:tab/>
            </w:r>
            <w:r>
              <w:rPr>
                <w:noProof/>
                <w:webHidden/>
              </w:rPr>
              <w:fldChar w:fldCharType="begin"/>
            </w:r>
            <w:r>
              <w:rPr>
                <w:noProof/>
                <w:webHidden/>
              </w:rPr>
              <w:instrText xml:space="preserve"> PAGEREF _Toc166252800 \h </w:instrText>
            </w:r>
            <w:r>
              <w:rPr>
                <w:noProof/>
                <w:webHidden/>
              </w:rPr>
            </w:r>
            <w:r>
              <w:rPr>
                <w:noProof/>
                <w:webHidden/>
              </w:rPr>
              <w:fldChar w:fldCharType="separate"/>
            </w:r>
            <w:r>
              <w:rPr>
                <w:noProof/>
                <w:webHidden/>
              </w:rPr>
              <w:t>20</w:t>
            </w:r>
            <w:r>
              <w:rPr>
                <w:noProof/>
                <w:webHidden/>
              </w:rPr>
              <w:fldChar w:fldCharType="end"/>
            </w:r>
          </w:hyperlink>
        </w:p>
        <w:p w14:paraId="1103378E" w14:textId="428954C0" w:rsidR="008608CA" w:rsidRDefault="008608CA">
          <w:pPr>
            <w:pStyle w:val="TOC3"/>
            <w:tabs>
              <w:tab w:val="left" w:pos="1320"/>
              <w:tab w:val="right" w:leader="dot" w:pos="9017"/>
            </w:tabs>
            <w:rPr>
              <w:rFonts w:asciiTheme="minorHAnsi" w:eastAsiaTheme="minorEastAsia" w:hAnsiTheme="minorHAnsi"/>
              <w:noProof/>
              <w:sz w:val="22"/>
            </w:rPr>
          </w:pPr>
          <w:hyperlink w:anchor="_Toc166252801" w:history="1">
            <w:r w:rsidRPr="00840975">
              <w:rPr>
                <w:rStyle w:val="Hyperlink"/>
                <w:noProof/>
              </w:rPr>
              <w:t>2.4.3</w:t>
            </w:r>
            <w:r>
              <w:rPr>
                <w:rFonts w:asciiTheme="minorHAnsi" w:eastAsiaTheme="minorEastAsia" w:hAnsiTheme="minorHAnsi"/>
                <w:noProof/>
                <w:sz w:val="22"/>
              </w:rPr>
              <w:tab/>
            </w:r>
            <w:r w:rsidRPr="00840975">
              <w:rPr>
                <w:rStyle w:val="Hyperlink"/>
                <w:noProof/>
              </w:rPr>
              <w:t>Đặc tả use case xoá hoá đơn xuất hàng</w:t>
            </w:r>
            <w:r>
              <w:rPr>
                <w:noProof/>
                <w:webHidden/>
              </w:rPr>
              <w:tab/>
            </w:r>
            <w:r>
              <w:rPr>
                <w:noProof/>
                <w:webHidden/>
              </w:rPr>
              <w:fldChar w:fldCharType="begin"/>
            </w:r>
            <w:r>
              <w:rPr>
                <w:noProof/>
                <w:webHidden/>
              </w:rPr>
              <w:instrText xml:space="preserve"> PAGEREF _Toc166252801 \h </w:instrText>
            </w:r>
            <w:r>
              <w:rPr>
                <w:noProof/>
                <w:webHidden/>
              </w:rPr>
            </w:r>
            <w:r>
              <w:rPr>
                <w:noProof/>
                <w:webHidden/>
              </w:rPr>
              <w:fldChar w:fldCharType="separate"/>
            </w:r>
            <w:r>
              <w:rPr>
                <w:noProof/>
                <w:webHidden/>
              </w:rPr>
              <w:t>22</w:t>
            </w:r>
            <w:r>
              <w:rPr>
                <w:noProof/>
                <w:webHidden/>
              </w:rPr>
              <w:fldChar w:fldCharType="end"/>
            </w:r>
          </w:hyperlink>
        </w:p>
        <w:p w14:paraId="4376FBFB" w14:textId="46F11549" w:rsidR="008608CA" w:rsidRDefault="008608CA">
          <w:pPr>
            <w:pStyle w:val="TOC2"/>
            <w:tabs>
              <w:tab w:val="left" w:pos="880"/>
              <w:tab w:val="right" w:leader="dot" w:pos="9017"/>
            </w:tabs>
            <w:rPr>
              <w:rFonts w:asciiTheme="minorHAnsi" w:eastAsiaTheme="minorEastAsia" w:hAnsiTheme="minorHAnsi"/>
              <w:noProof/>
              <w:sz w:val="22"/>
            </w:rPr>
          </w:pPr>
          <w:hyperlink w:anchor="_Toc166252802" w:history="1">
            <w:r w:rsidRPr="00840975">
              <w:rPr>
                <w:rStyle w:val="Hyperlink"/>
                <w:noProof/>
              </w:rPr>
              <w:t>2.5</w:t>
            </w:r>
            <w:r>
              <w:rPr>
                <w:rFonts w:asciiTheme="minorHAnsi" w:eastAsiaTheme="minorEastAsia" w:hAnsiTheme="minorHAnsi"/>
                <w:noProof/>
                <w:sz w:val="22"/>
              </w:rPr>
              <w:tab/>
            </w:r>
            <w:r w:rsidRPr="00840975">
              <w:rPr>
                <w:rStyle w:val="Hyperlink"/>
                <w:noProof/>
              </w:rPr>
              <w:t>Đặc tả use case quản lý khách hàng</w:t>
            </w:r>
            <w:r>
              <w:rPr>
                <w:noProof/>
                <w:webHidden/>
              </w:rPr>
              <w:tab/>
            </w:r>
            <w:r>
              <w:rPr>
                <w:noProof/>
                <w:webHidden/>
              </w:rPr>
              <w:fldChar w:fldCharType="begin"/>
            </w:r>
            <w:r>
              <w:rPr>
                <w:noProof/>
                <w:webHidden/>
              </w:rPr>
              <w:instrText xml:space="preserve"> PAGEREF _Toc166252802 \h </w:instrText>
            </w:r>
            <w:r>
              <w:rPr>
                <w:noProof/>
                <w:webHidden/>
              </w:rPr>
            </w:r>
            <w:r>
              <w:rPr>
                <w:noProof/>
                <w:webHidden/>
              </w:rPr>
              <w:fldChar w:fldCharType="separate"/>
            </w:r>
            <w:r>
              <w:rPr>
                <w:noProof/>
                <w:webHidden/>
              </w:rPr>
              <w:t>24</w:t>
            </w:r>
            <w:r>
              <w:rPr>
                <w:noProof/>
                <w:webHidden/>
              </w:rPr>
              <w:fldChar w:fldCharType="end"/>
            </w:r>
          </w:hyperlink>
        </w:p>
        <w:p w14:paraId="46ADAB44" w14:textId="36046B77" w:rsidR="008608CA" w:rsidRDefault="008608CA">
          <w:pPr>
            <w:pStyle w:val="TOC2"/>
            <w:tabs>
              <w:tab w:val="left" w:pos="880"/>
              <w:tab w:val="right" w:leader="dot" w:pos="9017"/>
            </w:tabs>
            <w:rPr>
              <w:rFonts w:asciiTheme="minorHAnsi" w:eastAsiaTheme="minorEastAsia" w:hAnsiTheme="minorHAnsi"/>
              <w:noProof/>
              <w:sz w:val="22"/>
            </w:rPr>
          </w:pPr>
          <w:hyperlink w:anchor="_Toc166252803" w:history="1">
            <w:r w:rsidRPr="00840975">
              <w:rPr>
                <w:rStyle w:val="Hyperlink"/>
                <w:noProof/>
              </w:rPr>
              <w:t>2.6</w:t>
            </w:r>
            <w:r>
              <w:rPr>
                <w:rFonts w:asciiTheme="minorHAnsi" w:eastAsiaTheme="minorEastAsia" w:hAnsiTheme="minorHAnsi"/>
                <w:noProof/>
                <w:sz w:val="22"/>
              </w:rPr>
              <w:tab/>
            </w:r>
            <w:r w:rsidRPr="00840975">
              <w:rPr>
                <w:rStyle w:val="Hyperlink"/>
                <w:noProof/>
              </w:rPr>
              <w:t>Đặc tả use case thống kê</w:t>
            </w:r>
            <w:r>
              <w:rPr>
                <w:noProof/>
                <w:webHidden/>
              </w:rPr>
              <w:tab/>
            </w:r>
            <w:r>
              <w:rPr>
                <w:noProof/>
                <w:webHidden/>
              </w:rPr>
              <w:fldChar w:fldCharType="begin"/>
            </w:r>
            <w:r>
              <w:rPr>
                <w:noProof/>
                <w:webHidden/>
              </w:rPr>
              <w:instrText xml:space="preserve"> PAGEREF _Toc166252803 \h </w:instrText>
            </w:r>
            <w:r>
              <w:rPr>
                <w:noProof/>
                <w:webHidden/>
              </w:rPr>
            </w:r>
            <w:r>
              <w:rPr>
                <w:noProof/>
                <w:webHidden/>
              </w:rPr>
              <w:fldChar w:fldCharType="separate"/>
            </w:r>
            <w:r>
              <w:rPr>
                <w:noProof/>
                <w:webHidden/>
              </w:rPr>
              <w:t>26</w:t>
            </w:r>
            <w:r>
              <w:rPr>
                <w:noProof/>
                <w:webHidden/>
              </w:rPr>
              <w:fldChar w:fldCharType="end"/>
            </w:r>
          </w:hyperlink>
        </w:p>
        <w:p w14:paraId="0F903CCD" w14:textId="4A9B2DEC" w:rsidR="008608CA" w:rsidRDefault="008608CA">
          <w:pPr>
            <w:pStyle w:val="TOC3"/>
            <w:tabs>
              <w:tab w:val="left" w:pos="1320"/>
              <w:tab w:val="right" w:leader="dot" w:pos="9017"/>
            </w:tabs>
            <w:rPr>
              <w:rFonts w:asciiTheme="minorHAnsi" w:eastAsiaTheme="minorEastAsia" w:hAnsiTheme="minorHAnsi"/>
              <w:noProof/>
              <w:sz w:val="22"/>
            </w:rPr>
          </w:pPr>
          <w:hyperlink w:anchor="_Toc166252804" w:history="1">
            <w:r w:rsidRPr="00840975">
              <w:rPr>
                <w:rStyle w:val="Hyperlink"/>
                <w:noProof/>
              </w:rPr>
              <w:t>2.6.1</w:t>
            </w:r>
            <w:r>
              <w:rPr>
                <w:rFonts w:asciiTheme="minorHAnsi" w:eastAsiaTheme="minorEastAsia" w:hAnsiTheme="minorHAnsi"/>
                <w:noProof/>
                <w:sz w:val="22"/>
              </w:rPr>
              <w:tab/>
            </w:r>
            <w:r w:rsidRPr="00840975">
              <w:rPr>
                <w:rStyle w:val="Hyperlink"/>
                <w:noProof/>
              </w:rPr>
              <w:t>Đặc tả use case thống kê số lượng sản phẩm tồn kho</w:t>
            </w:r>
            <w:r>
              <w:rPr>
                <w:noProof/>
                <w:webHidden/>
              </w:rPr>
              <w:tab/>
            </w:r>
            <w:r>
              <w:rPr>
                <w:noProof/>
                <w:webHidden/>
              </w:rPr>
              <w:fldChar w:fldCharType="begin"/>
            </w:r>
            <w:r>
              <w:rPr>
                <w:noProof/>
                <w:webHidden/>
              </w:rPr>
              <w:instrText xml:space="preserve"> PAGEREF _Toc166252804 \h </w:instrText>
            </w:r>
            <w:r>
              <w:rPr>
                <w:noProof/>
                <w:webHidden/>
              </w:rPr>
            </w:r>
            <w:r>
              <w:rPr>
                <w:noProof/>
                <w:webHidden/>
              </w:rPr>
              <w:fldChar w:fldCharType="separate"/>
            </w:r>
            <w:r>
              <w:rPr>
                <w:noProof/>
                <w:webHidden/>
              </w:rPr>
              <w:t>26</w:t>
            </w:r>
            <w:r>
              <w:rPr>
                <w:noProof/>
                <w:webHidden/>
              </w:rPr>
              <w:fldChar w:fldCharType="end"/>
            </w:r>
          </w:hyperlink>
        </w:p>
        <w:p w14:paraId="2B7949EF" w14:textId="70769C9B" w:rsidR="008608CA" w:rsidRDefault="008608CA">
          <w:pPr>
            <w:pStyle w:val="TOC3"/>
            <w:tabs>
              <w:tab w:val="left" w:pos="1320"/>
              <w:tab w:val="right" w:leader="dot" w:pos="9017"/>
            </w:tabs>
            <w:rPr>
              <w:rFonts w:asciiTheme="minorHAnsi" w:eastAsiaTheme="minorEastAsia" w:hAnsiTheme="minorHAnsi"/>
              <w:noProof/>
              <w:sz w:val="22"/>
            </w:rPr>
          </w:pPr>
          <w:hyperlink w:anchor="_Toc166252805" w:history="1">
            <w:r w:rsidRPr="00840975">
              <w:rPr>
                <w:rStyle w:val="Hyperlink"/>
                <w:noProof/>
              </w:rPr>
              <w:t>2.6.2</w:t>
            </w:r>
            <w:r>
              <w:rPr>
                <w:rFonts w:asciiTheme="minorHAnsi" w:eastAsiaTheme="minorEastAsia" w:hAnsiTheme="minorHAnsi"/>
                <w:noProof/>
                <w:sz w:val="22"/>
              </w:rPr>
              <w:tab/>
            </w:r>
            <w:r w:rsidRPr="00840975">
              <w:rPr>
                <w:rStyle w:val="Hyperlink"/>
                <w:noProof/>
              </w:rPr>
              <w:t>Đặc tả use case thống kê số lượng sản phẩm xuất kho</w:t>
            </w:r>
            <w:r>
              <w:rPr>
                <w:noProof/>
                <w:webHidden/>
              </w:rPr>
              <w:tab/>
            </w:r>
            <w:r>
              <w:rPr>
                <w:noProof/>
                <w:webHidden/>
              </w:rPr>
              <w:fldChar w:fldCharType="begin"/>
            </w:r>
            <w:r>
              <w:rPr>
                <w:noProof/>
                <w:webHidden/>
              </w:rPr>
              <w:instrText xml:space="preserve"> PAGEREF _Toc166252805 \h </w:instrText>
            </w:r>
            <w:r>
              <w:rPr>
                <w:noProof/>
                <w:webHidden/>
              </w:rPr>
            </w:r>
            <w:r>
              <w:rPr>
                <w:noProof/>
                <w:webHidden/>
              </w:rPr>
              <w:fldChar w:fldCharType="separate"/>
            </w:r>
            <w:r>
              <w:rPr>
                <w:noProof/>
                <w:webHidden/>
              </w:rPr>
              <w:t>27</w:t>
            </w:r>
            <w:r>
              <w:rPr>
                <w:noProof/>
                <w:webHidden/>
              </w:rPr>
              <w:fldChar w:fldCharType="end"/>
            </w:r>
          </w:hyperlink>
        </w:p>
        <w:p w14:paraId="671617E9" w14:textId="0B5F3B92" w:rsidR="008608CA" w:rsidRDefault="008608CA">
          <w:pPr>
            <w:pStyle w:val="TOC3"/>
            <w:tabs>
              <w:tab w:val="left" w:pos="1320"/>
              <w:tab w:val="right" w:leader="dot" w:pos="9017"/>
            </w:tabs>
            <w:rPr>
              <w:rFonts w:asciiTheme="minorHAnsi" w:eastAsiaTheme="minorEastAsia" w:hAnsiTheme="minorHAnsi"/>
              <w:noProof/>
              <w:sz w:val="22"/>
            </w:rPr>
          </w:pPr>
          <w:hyperlink w:anchor="_Toc166252806" w:history="1">
            <w:r w:rsidRPr="00840975">
              <w:rPr>
                <w:rStyle w:val="Hyperlink"/>
                <w:noProof/>
              </w:rPr>
              <w:t>2.6.3</w:t>
            </w:r>
            <w:r>
              <w:rPr>
                <w:rFonts w:asciiTheme="minorHAnsi" w:eastAsiaTheme="minorEastAsia" w:hAnsiTheme="minorHAnsi"/>
                <w:noProof/>
                <w:sz w:val="22"/>
              </w:rPr>
              <w:tab/>
            </w:r>
            <w:r w:rsidRPr="00840975">
              <w:rPr>
                <w:rStyle w:val="Hyperlink"/>
                <w:noProof/>
              </w:rPr>
              <w:t>Đặc tả use case thống kê số lượng sản phẩm tồn kho</w:t>
            </w:r>
            <w:r>
              <w:rPr>
                <w:noProof/>
                <w:webHidden/>
              </w:rPr>
              <w:tab/>
            </w:r>
            <w:r>
              <w:rPr>
                <w:noProof/>
                <w:webHidden/>
              </w:rPr>
              <w:fldChar w:fldCharType="begin"/>
            </w:r>
            <w:r>
              <w:rPr>
                <w:noProof/>
                <w:webHidden/>
              </w:rPr>
              <w:instrText xml:space="preserve"> PAGEREF _Toc166252806 \h </w:instrText>
            </w:r>
            <w:r>
              <w:rPr>
                <w:noProof/>
                <w:webHidden/>
              </w:rPr>
            </w:r>
            <w:r>
              <w:rPr>
                <w:noProof/>
                <w:webHidden/>
              </w:rPr>
              <w:fldChar w:fldCharType="separate"/>
            </w:r>
            <w:r>
              <w:rPr>
                <w:noProof/>
                <w:webHidden/>
              </w:rPr>
              <w:t>29</w:t>
            </w:r>
            <w:r>
              <w:rPr>
                <w:noProof/>
                <w:webHidden/>
              </w:rPr>
              <w:fldChar w:fldCharType="end"/>
            </w:r>
          </w:hyperlink>
        </w:p>
        <w:p w14:paraId="55A0276D" w14:textId="669BCF52" w:rsidR="008608CA" w:rsidRDefault="008608CA">
          <w:pPr>
            <w:pStyle w:val="TOC3"/>
            <w:tabs>
              <w:tab w:val="left" w:pos="1320"/>
              <w:tab w:val="right" w:leader="dot" w:pos="9017"/>
            </w:tabs>
            <w:rPr>
              <w:rFonts w:asciiTheme="minorHAnsi" w:eastAsiaTheme="minorEastAsia" w:hAnsiTheme="minorHAnsi"/>
              <w:noProof/>
              <w:sz w:val="22"/>
            </w:rPr>
          </w:pPr>
          <w:hyperlink w:anchor="_Toc166252807" w:history="1">
            <w:r w:rsidRPr="00840975">
              <w:rPr>
                <w:rStyle w:val="Hyperlink"/>
                <w:noProof/>
              </w:rPr>
              <w:t>2.6.4</w:t>
            </w:r>
            <w:r>
              <w:rPr>
                <w:rFonts w:asciiTheme="minorHAnsi" w:eastAsiaTheme="minorEastAsia" w:hAnsiTheme="minorHAnsi"/>
                <w:noProof/>
                <w:sz w:val="22"/>
              </w:rPr>
              <w:tab/>
            </w:r>
            <w:r w:rsidRPr="00840975">
              <w:rPr>
                <w:rStyle w:val="Hyperlink"/>
                <w:noProof/>
              </w:rPr>
              <w:t>Đặc tả use case thống kê doanh thu theo ngày/ tuần/ tháng</w:t>
            </w:r>
            <w:r>
              <w:rPr>
                <w:noProof/>
                <w:webHidden/>
              </w:rPr>
              <w:tab/>
            </w:r>
            <w:r>
              <w:rPr>
                <w:noProof/>
                <w:webHidden/>
              </w:rPr>
              <w:fldChar w:fldCharType="begin"/>
            </w:r>
            <w:r>
              <w:rPr>
                <w:noProof/>
                <w:webHidden/>
              </w:rPr>
              <w:instrText xml:space="preserve"> PAGEREF _Toc166252807 \h </w:instrText>
            </w:r>
            <w:r>
              <w:rPr>
                <w:noProof/>
                <w:webHidden/>
              </w:rPr>
            </w:r>
            <w:r>
              <w:rPr>
                <w:noProof/>
                <w:webHidden/>
              </w:rPr>
              <w:fldChar w:fldCharType="separate"/>
            </w:r>
            <w:r>
              <w:rPr>
                <w:noProof/>
                <w:webHidden/>
              </w:rPr>
              <w:t>31</w:t>
            </w:r>
            <w:r>
              <w:rPr>
                <w:noProof/>
                <w:webHidden/>
              </w:rPr>
              <w:fldChar w:fldCharType="end"/>
            </w:r>
          </w:hyperlink>
        </w:p>
        <w:p w14:paraId="7C155C02" w14:textId="51D9F7E7" w:rsidR="008608CA" w:rsidRDefault="008608CA">
          <w:pPr>
            <w:pStyle w:val="TOC2"/>
            <w:tabs>
              <w:tab w:val="left" w:pos="880"/>
              <w:tab w:val="right" w:leader="dot" w:pos="9017"/>
            </w:tabs>
            <w:rPr>
              <w:rFonts w:asciiTheme="minorHAnsi" w:eastAsiaTheme="minorEastAsia" w:hAnsiTheme="minorHAnsi"/>
              <w:noProof/>
              <w:sz w:val="22"/>
            </w:rPr>
          </w:pPr>
          <w:hyperlink w:anchor="_Toc166252808" w:history="1">
            <w:r w:rsidRPr="00840975">
              <w:rPr>
                <w:rStyle w:val="Hyperlink"/>
                <w:rFonts w:eastAsia="Times New Roman"/>
                <w:noProof/>
              </w:rPr>
              <w:t>2.7</w:t>
            </w:r>
            <w:r>
              <w:rPr>
                <w:rFonts w:asciiTheme="minorHAnsi" w:eastAsiaTheme="minorEastAsia" w:hAnsiTheme="minorHAnsi"/>
                <w:noProof/>
                <w:sz w:val="22"/>
              </w:rPr>
              <w:tab/>
            </w:r>
            <w:r w:rsidRPr="00840975">
              <w:rPr>
                <w:rStyle w:val="Hyperlink"/>
                <w:rFonts w:eastAsia="Times New Roman"/>
                <w:noProof/>
              </w:rPr>
              <w:t>Đặc tả use case tư vấn khách hàng</w:t>
            </w:r>
            <w:r>
              <w:rPr>
                <w:noProof/>
                <w:webHidden/>
              </w:rPr>
              <w:tab/>
            </w:r>
            <w:r>
              <w:rPr>
                <w:noProof/>
                <w:webHidden/>
              </w:rPr>
              <w:fldChar w:fldCharType="begin"/>
            </w:r>
            <w:r>
              <w:rPr>
                <w:noProof/>
                <w:webHidden/>
              </w:rPr>
              <w:instrText xml:space="preserve"> PAGEREF _Toc166252808 \h </w:instrText>
            </w:r>
            <w:r>
              <w:rPr>
                <w:noProof/>
                <w:webHidden/>
              </w:rPr>
            </w:r>
            <w:r>
              <w:rPr>
                <w:noProof/>
                <w:webHidden/>
              </w:rPr>
              <w:fldChar w:fldCharType="separate"/>
            </w:r>
            <w:r>
              <w:rPr>
                <w:noProof/>
                <w:webHidden/>
              </w:rPr>
              <w:t>33</w:t>
            </w:r>
            <w:r>
              <w:rPr>
                <w:noProof/>
                <w:webHidden/>
              </w:rPr>
              <w:fldChar w:fldCharType="end"/>
            </w:r>
          </w:hyperlink>
        </w:p>
        <w:p w14:paraId="5A77A9A4" w14:textId="017D368F" w:rsidR="008608CA" w:rsidRDefault="008608CA">
          <w:pPr>
            <w:pStyle w:val="TOC2"/>
            <w:tabs>
              <w:tab w:val="left" w:pos="880"/>
              <w:tab w:val="right" w:leader="dot" w:pos="9017"/>
            </w:tabs>
            <w:rPr>
              <w:rFonts w:asciiTheme="minorHAnsi" w:eastAsiaTheme="minorEastAsia" w:hAnsiTheme="minorHAnsi"/>
              <w:noProof/>
              <w:sz w:val="22"/>
            </w:rPr>
          </w:pPr>
          <w:hyperlink w:anchor="_Toc166252809" w:history="1">
            <w:r w:rsidRPr="00840975">
              <w:rPr>
                <w:rStyle w:val="Hyperlink"/>
                <w:rFonts w:eastAsia="Times New Roman"/>
                <w:noProof/>
              </w:rPr>
              <w:t>2.8</w:t>
            </w:r>
            <w:r>
              <w:rPr>
                <w:rFonts w:asciiTheme="minorHAnsi" w:eastAsiaTheme="minorEastAsia" w:hAnsiTheme="minorHAnsi"/>
                <w:noProof/>
                <w:sz w:val="22"/>
              </w:rPr>
              <w:tab/>
            </w:r>
            <w:r w:rsidRPr="00840975">
              <w:rPr>
                <w:rStyle w:val="Hyperlink"/>
                <w:rFonts w:eastAsia="Times New Roman"/>
                <w:noProof/>
              </w:rPr>
              <w:t>Đặc tả use case mua hàng</w:t>
            </w:r>
            <w:r>
              <w:rPr>
                <w:noProof/>
                <w:webHidden/>
              </w:rPr>
              <w:tab/>
            </w:r>
            <w:r>
              <w:rPr>
                <w:noProof/>
                <w:webHidden/>
              </w:rPr>
              <w:fldChar w:fldCharType="begin"/>
            </w:r>
            <w:r>
              <w:rPr>
                <w:noProof/>
                <w:webHidden/>
              </w:rPr>
              <w:instrText xml:space="preserve"> PAGEREF _Toc166252809 \h </w:instrText>
            </w:r>
            <w:r>
              <w:rPr>
                <w:noProof/>
                <w:webHidden/>
              </w:rPr>
            </w:r>
            <w:r>
              <w:rPr>
                <w:noProof/>
                <w:webHidden/>
              </w:rPr>
              <w:fldChar w:fldCharType="separate"/>
            </w:r>
            <w:r>
              <w:rPr>
                <w:noProof/>
                <w:webHidden/>
              </w:rPr>
              <w:t>35</w:t>
            </w:r>
            <w:r>
              <w:rPr>
                <w:noProof/>
                <w:webHidden/>
              </w:rPr>
              <w:fldChar w:fldCharType="end"/>
            </w:r>
          </w:hyperlink>
        </w:p>
        <w:p w14:paraId="3BB3EE97" w14:textId="6B56EB51" w:rsidR="008608CA" w:rsidRDefault="008608CA">
          <w:pPr>
            <w:pStyle w:val="TOC3"/>
            <w:tabs>
              <w:tab w:val="left" w:pos="1320"/>
              <w:tab w:val="right" w:leader="dot" w:pos="9017"/>
            </w:tabs>
            <w:rPr>
              <w:rFonts w:asciiTheme="minorHAnsi" w:eastAsiaTheme="minorEastAsia" w:hAnsiTheme="minorHAnsi"/>
              <w:noProof/>
              <w:sz w:val="22"/>
            </w:rPr>
          </w:pPr>
          <w:hyperlink w:anchor="_Toc166252810" w:history="1">
            <w:r w:rsidRPr="00840975">
              <w:rPr>
                <w:rStyle w:val="Hyperlink"/>
                <w:noProof/>
              </w:rPr>
              <w:t>2.8.1</w:t>
            </w:r>
            <w:r>
              <w:rPr>
                <w:rFonts w:asciiTheme="minorHAnsi" w:eastAsiaTheme="minorEastAsia" w:hAnsiTheme="minorHAnsi"/>
                <w:noProof/>
                <w:sz w:val="22"/>
              </w:rPr>
              <w:tab/>
            </w:r>
            <w:r w:rsidRPr="00840975">
              <w:rPr>
                <w:rStyle w:val="Hyperlink"/>
                <w:noProof/>
              </w:rPr>
              <w:t>Đặc tả use case chọn sản phẩm cần mua</w:t>
            </w:r>
            <w:r>
              <w:rPr>
                <w:noProof/>
                <w:webHidden/>
              </w:rPr>
              <w:tab/>
            </w:r>
            <w:r>
              <w:rPr>
                <w:noProof/>
                <w:webHidden/>
              </w:rPr>
              <w:fldChar w:fldCharType="begin"/>
            </w:r>
            <w:r>
              <w:rPr>
                <w:noProof/>
                <w:webHidden/>
              </w:rPr>
              <w:instrText xml:space="preserve"> PAGEREF _Toc166252810 \h </w:instrText>
            </w:r>
            <w:r>
              <w:rPr>
                <w:noProof/>
                <w:webHidden/>
              </w:rPr>
            </w:r>
            <w:r>
              <w:rPr>
                <w:noProof/>
                <w:webHidden/>
              </w:rPr>
              <w:fldChar w:fldCharType="separate"/>
            </w:r>
            <w:r>
              <w:rPr>
                <w:noProof/>
                <w:webHidden/>
              </w:rPr>
              <w:t>35</w:t>
            </w:r>
            <w:r>
              <w:rPr>
                <w:noProof/>
                <w:webHidden/>
              </w:rPr>
              <w:fldChar w:fldCharType="end"/>
            </w:r>
          </w:hyperlink>
        </w:p>
        <w:p w14:paraId="00D4F3EC" w14:textId="167F6201" w:rsidR="008608CA" w:rsidRDefault="008608CA">
          <w:pPr>
            <w:pStyle w:val="TOC3"/>
            <w:tabs>
              <w:tab w:val="left" w:pos="1320"/>
              <w:tab w:val="right" w:leader="dot" w:pos="9017"/>
            </w:tabs>
            <w:rPr>
              <w:rFonts w:asciiTheme="minorHAnsi" w:eastAsiaTheme="minorEastAsia" w:hAnsiTheme="minorHAnsi"/>
              <w:noProof/>
              <w:sz w:val="22"/>
            </w:rPr>
          </w:pPr>
          <w:hyperlink w:anchor="_Toc166252811" w:history="1">
            <w:r w:rsidRPr="00840975">
              <w:rPr>
                <w:rStyle w:val="Hyperlink"/>
                <w:rFonts w:eastAsia="Times New Roman"/>
                <w:noProof/>
              </w:rPr>
              <w:t>2.8.2</w:t>
            </w:r>
            <w:r>
              <w:rPr>
                <w:rFonts w:asciiTheme="minorHAnsi" w:eastAsiaTheme="minorEastAsia" w:hAnsiTheme="minorHAnsi"/>
                <w:noProof/>
                <w:sz w:val="22"/>
              </w:rPr>
              <w:tab/>
            </w:r>
            <w:r w:rsidRPr="00840975">
              <w:rPr>
                <w:rStyle w:val="Hyperlink"/>
                <w:rFonts w:eastAsia="Times New Roman"/>
                <w:noProof/>
              </w:rPr>
              <w:t>Đặc tả use case thanh toán mua hàng</w:t>
            </w:r>
            <w:r>
              <w:rPr>
                <w:noProof/>
                <w:webHidden/>
              </w:rPr>
              <w:tab/>
            </w:r>
            <w:r>
              <w:rPr>
                <w:noProof/>
                <w:webHidden/>
              </w:rPr>
              <w:fldChar w:fldCharType="begin"/>
            </w:r>
            <w:r>
              <w:rPr>
                <w:noProof/>
                <w:webHidden/>
              </w:rPr>
              <w:instrText xml:space="preserve"> PAGEREF _Toc166252811 \h </w:instrText>
            </w:r>
            <w:r>
              <w:rPr>
                <w:noProof/>
                <w:webHidden/>
              </w:rPr>
            </w:r>
            <w:r>
              <w:rPr>
                <w:noProof/>
                <w:webHidden/>
              </w:rPr>
              <w:fldChar w:fldCharType="separate"/>
            </w:r>
            <w:r>
              <w:rPr>
                <w:noProof/>
                <w:webHidden/>
              </w:rPr>
              <w:t>36</w:t>
            </w:r>
            <w:r>
              <w:rPr>
                <w:noProof/>
                <w:webHidden/>
              </w:rPr>
              <w:fldChar w:fldCharType="end"/>
            </w:r>
          </w:hyperlink>
        </w:p>
        <w:p w14:paraId="049E48C7" w14:textId="091DE9D1" w:rsidR="008608CA" w:rsidRDefault="008608CA">
          <w:pPr>
            <w:pStyle w:val="TOC3"/>
            <w:tabs>
              <w:tab w:val="left" w:pos="1320"/>
              <w:tab w:val="right" w:leader="dot" w:pos="9017"/>
            </w:tabs>
            <w:rPr>
              <w:rFonts w:asciiTheme="minorHAnsi" w:eastAsiaTheme="minorEastAsia" w:hAnsiTheme="minorHAnsi"/>
              <w:noProof/>
              <w:sz w:val="22"/>
            </w:rPr>
          </w:pPr>
          <w:hyperlink w:anchor="_Toc166252812" w:history="1">
            <w:r w:rsidRPr="00840975">
              <w:rPr>
                <w:rStyle w:val="Hyperlink"/>
                <w:rFonts w:eastAsia="Times New Roman"/>
                <w:noProof/>
              </w:rPr>
              <w:t>2.8.3</w:t>
            </w:r>
            <w:r>
              <w:rPr>
                <w:rFonts w:asciiTheme="minorHAnsi" w:eastAsiaTheme="minorEastAsia" w:hAnsiTheme="minorHAnsi"/>
                <w:noProof/>
                <w:sz w:val="22"/>
              </w:rPr>
              <w:tab/>
            </w:r>
            <w:r w:rsidRPr="00840975">
              <w:rPr>
                <w:rStyle w:val="Hyperlink"/>
                <w:rFonts w:eastAsia="Times New Roman"/>
                <w:noProof/>
              </w:rPr>
              <w:t>Đặc tả use case đánh giá sản phẩm</w:t>
            </w:r>
            <w:r>
              <w:rPr>
                <w:noProof/>
                <w:webHidden/>
              </w:rPr>
              <w:tab/>
            </w:r>
            <w:r>
              <w:rPr>
                <w:noProof/>
                <w:webHidden/>
              </w:rPr>
              <w:fldChar w:fldCharType="begin"/>
            </w:r>
            <w:r>
              <w:rPr>
                <w:noProof/>
                <w:webHidden/>
              </w:rPr>
              <w:instrText xml:space="preserve"> PAGEREF _Toc166252812 \h </w:instrText>
            </w:r>
            <w:r>
              <w:rPr>
                <w:noProof/>
                <w:webHidden/>
              </w:rPr>
            </w:r>
            <w:r>
              <w:rPr>
                <w:noProof/>
                <w:webHidden/>
              </w:rPr>
              <w:fldChar w:fldCharType="separate"/>
            </w:r>
            <w:r>
              <w:rPr>
                <w:noProof/>
                <w:webHidden/>
              </w:rPr>
              <w:t>38</w:t>
            </w:r>
            <w:r>
              <w:rPr>
                <w:noProof/>
                <w:webHidden/>
              </w:rPr>
              <w:fldChar w:fldCharType="end"/>
            </w:r>
          </w:hyperlink>
        </w:p>
        <w:p w14:paraId="475ABBEE" w14:textId="539DDDC9" w:rsidR="008608CA" w:rsidRDefault="008608CA">
          <w:pPr>
            <w:pStyle w:val="TOC2"/>
            <w:tabs>
              <w:tab w:val="left" w:pos="880"/>
              <w:tab w:val="right" w:leader="dot" w:pos="9017"/>
            </w:tabs>
            <w:rPr>
              <w:rFonts w:asciiTheme="minorHAnsi" w:eastAsiaTheme="minorEastAsia" w:hAnsiTheme="minorHAnsi"/>
              <w:noProof/>
              <w:sz w:val="22"/>
            </w:rPr>
          </w:pPr>
          <w:hyperlink w:anchor="_Toc166252813" w:history="1">
            <w:r w:rsidRPr="00840975">
              <w:rPr>
                <w:rStyle w:val="Hyperlink"/>
                <w:rFonts w:eastAsia="Times New Roman"/>
                <w:noProof/>
              </w:rPr>
              <w:t>2.9</w:t>
            </w:r>
            <w:r>
              <w:rPr>
                <w:rFonts w:asciiTheme="minorHAnsi" w:eastAsiaTheme="minorEastAsia" w:hAnsiTheme="minorHAnsi"/>
                <w:noProof/>
                <w:sz w:val="22"/>
              </w:rPr>
              <w:tab/>
            </w:r>
            <w:r w:rsidRPr="00840975">
              <w:rPr>
                <w:rStyle w:val="Hyperlink"/>
                <w:rFonts w:eastAsia="Times New Roman"/>
                <w:noProof/>
              </w:rPr>
              <w:t>Đặc tả use case Xem các sản phẩm</w:t>
            </w:r>
            <w:r>
              <w:rPr>
                <w:noProof/>
                <w:webHidden/>
              </w:rPr>
              <w:tab/>
            </w:r>
            <w:r>
              <w:rPr>
                <w:noProof/>
                <w:webHidden/>
              </w:rPr>
              <w:fldChar w:fldCharType="begin"/>
            </w:r>
            <w:r>
              <w:rPr>
                <w:noProof/>
                <w:webHidden/>
              </w:rPr>
              <w:instrText xml:space="preserve"> PAGEREF _Toc166252813 \h </w:instrText>
            </w:r>
            <w:r>
              <w:rPr>
                <w:noProof/>
                <w:webHidden/>
              </w:rPr>
            </w:r>
            <w:r>
              <w:rPr>
                <w:noProof/>
                <w:webHidden/>
              </w:rPr>
              <w:fldChar w:fldCharType="separate"/>
            </w:r>
            <w:r>
              <w:rPr>
                <w:noProof/>
                <w:webHidden/>
              </w:rPr>
              <w:t>40</w:t>
            </w:r>
            <w:r>
              <w:rPr>
                <w:noProof/>
                <w:webHidden/>
              </w:rPr>
              <w:fldChar w:fldCharType="end"/>
            </w:r>
          </w:hyperlink>
        </w:p>
        <w:p w14:paraId="7EE8834A" w14:textId="46EEB0F8" w:rsidR="008608CA" w:rsidRDefault="008608CA">
          <w:pPr>
            <w:pStyle w:val="TOC3"/>
            <w:tabs>
              <w:tab w:val="left" w:pos="1320"/>
              <w:tab w:val="right" w:leader="dot" w:pos="9017"/>
            </w:tabs>
            <w:rPr>
              <w:rFonts w:asciiTheme="minorHAnsi" w:eastAsiaTheme="minorEastAsia" w:hAnsiTheme="minorHAnsi"/>
              <w:noProof/>
              <w:sz w:val="22"/>
            </w:rPr>
          </w:pPr>
          <w:hyperlink w:anchor="_Toc166252814" w:history="1">
            <w:r w:rsidRPr="00840975">
              <w:rPr>
                <w:rStyle w:val="Hyperlink"/>
                <w:rFonts w:eastAsia="Times New Roman"/>
                <w:noProof/>
              </w:rPr>
              <w:t>2.9.1</w:t>
            </w:r>
            <w:r>
              <w:rPr>
                <w:rFonts w:asciiTheme="minorHAnsi" w:eastAsiaTheme="minorEastAsia" w:hAnsiTheme="minorHAnsi"/>
                <w:noProof/>
                <w:sz w:val="22"/>
              </w:rPr>
              <w:tab/>
            </w:r>
            <w:r w:rsidRPr="00840975">
              <w:rPr>
                <w:rStyle w:val="Hyperlink"/>
                <w:rFonts w:eastAsia="Times New Roman"/>
                <w:noProof/>
              </w:rPr>
              <w:t>Đặc tả use case hiển thị thông tin sản phẩm</w:t>
            </w:r>
            <w:r>
              <w:rPr>
                <w:noProof/>
                <w:webHidden/>
              </w:rPr>
              <w:tab/>
            </w:r>
            <w:r>
              <w:rPr>
                <w:noProof/>
                <w:webHidden/>
              </w:rPr>
              <w:fldChar w:fldCharType="begin"/>
            </w:r>
            <w:r>
              <w:rPr>
                <w:noProof/>
                <w:webHidden/>
              </w:rPr>
              <w:instrText xml:space="preserve"> PAGEREF _Toc166252814 \h </w:instrText>
            </w:r>
            <w:r>
              <w:rPr>
                <w:noProof/>
                <w:webHidden/>
              </w:rPr>
            </w:r>
            <w:r>
              <w:rPr>
                <w:noProof/>
                <w:webHidden/>
              </w:rPr>
              <w:fldChar w:fldCharType="separate"/>
            </w:r>
            <w:r>
              <w:rPr>
                <w:noProof/>
                <w:webHidden/>
              </w:rPr>
              <w:t>40</w:t>
            </w:r>
            <w:r>
              <w:rPr>
                <w:noProof/>
                <w:webHidden/>
              </w:rPr>
              <w:fldChar w:fldCharType="end"/>
            </w:r>
          </w:hyperlink>
        </w:p>
        <w:p w14:paraId="3901A911" w14:textId="7FDAFB4B" w:rsidR="008608CA" w:rsidRDefault="008608CA">
          <w:pPr>
            <w:pStyle w:val="TOC3"/>
            <w:tabs>
              <w:tab w:val="left" w:pos="1320"/>
              <w:tab w:val="right" w:leader="dot" w:pos="9017"/>
            </w:tabs>
            <w:rPr>
              <w:rFonts w:asciiTheme="minorHAnsi" w:eastAsiaTheme="minorEastAsia" w:hAnsiTheme="minorHAnsi"/>
              <w:noProof/>
              <w:sz w:val="22"/>
            </w:rPr>
          </w:pPr>
          <w:hyperlink w:anchor="_Toc166252815" w:history="1">
            <w:r w:rsidRPr="00840975">
              <w:rPr>
                <w:rStyle w:val="Hyperlink"/>
                <w:rFonts w:eastAsia="Times New Roman"/>
                <w:noProof/>
              </w:rPr>
              <w:t>2.9.2</w:t>
            </w:r>
            <w:r>
              <w:rPr>
                <w:rFonts w:asciiTheme="minorHAnsi" w:eastAsiaTheme="minorEastAsia" w:hAnsiTheme="minorHAnsi"/>
                <w:noProof/>
                <w:sz w:val="22"/>
              </w:rPr>
              <w:tab/>
            </w:r>
            <w:r w:rsidRPr="00840975">
              <w:rPr>
                <w:rStyle w:val="Hyperlink"/>
                <w:rFonts w:eastAsia="Times New Roman"/>
                <w:noProof/>
              </w:rPr>
              <w:t>Đặc tả use case hiển thị đánh giá của khách hàng về sản phẩm</w:t>
            </w:r>
            <w:r>
              <w:rPr>
                <w:noProof/>
                <w:webHidden/>
              </w:rPr>
              <w:tab/>
            </w:r>
            <w:r>
              <w:rPr>
                <w:noProof/>
                <w:webHidden/>
              </w:rPr>
              <w:fldChar w:fldCharType="begin"/>
            </w:r>
            <w:r>
              <w:rPr>
                <w:noProof/>
                <w:webHidden/>
              </w:rPr>
              <w:instrText xml:space="preserve"> PAGEREF _Toc166252815 \h </w:instrText>
            </w:r>
            <w:r>
              <w:rPr>
                <w:noProof/>
                <w:webHidden/>
              </w:rPr>
            </w:r>
            <w:r>
              <w:rPr>
                <w:noProof/>
                <w:webHidden/>
              </w:rPr>
              <w:fldChar w:fldCharType="separate"/>
            </w:r>
            <w:r>
              <w:rPr>
                <w:noProof/>
                <w:webHidden/>
              </w:rPr>
              <w:t>42</w:t>
            </w:r>
            <w:r>
              <w:rPr>
                <w:noProof/>
                <w:webHidden/>
              </w:rPr>
              <w:fldChar w:fldCharType="end"/>
            </w:r>
          </w:hyperlink>
        </w:p>
        <w:p w14:paraId="0FBFBC55" w14:textId="3C632AAF" w:rsidR="008608CA" w:rsidRDefault="008608CA">
          <w:pPr>
            <w:pStyle w:val="TOC3"/>
            <w:tabs>
              <w:tab w:val="left" w:pos="1320"/>
              <w:tab w:val="right" w:leader="dot" w:pos="9017"/>
            </w:tabs>
            <w:rPr>
              <w:rFonts w:asciiTheme="minorHAnsi" w:eastAsiaTheme="minorEastAsia" w:hAnsiTheme="minorHAnsi"/>
              <w:noProof/>
              <w:sz w:val="22"/>
            </w:rPr>
          </w:pPr>
          <w:hyperlink w:anchor="_Toc166252816" w:history="1">
            <w:r w:rsidRPr="00840975">
              <w:rPr>
                <w:rStyle w:val="Hyperlink"/>
                <w:rFonts w:eastAsia="Times New Roman"/>
                <w:noProof/>
              </w:rPr>
              <w:t>2.9.3</w:t>
            </w:r>
            <w:r>
              <w:rPr>
                <w:rFonts w:asciiTheme="minorHAnsi" w:eastAsiaTheme="minorEastAsia" w:hAnsiTheme="minorHAnsi"/>
                <w:noProof/>
                <w:sz w:val="22"/>
              </w:rPr>
              <w:tab/>
            </w:r>
            <w:r w:rsidRPr="00840975">
              <w:rPr>
                <w:rStyle w:val="Hyperlink"/>
                <w:rFonts w:eastAsia="Times New Roman"/>
                <w:noProof/>
              </w:rPr>
              <w:t>Đặc tả use case hiển thị gợi ý sản phẩm</w:t>
            </w:r>
            <w:r>
              <w:rPr>
                <w:noProof/>
                <w:webHidden/>
              </w:rPr>
              <w:tab/>
            </w:r>
            <w:r>
              <w:rPr>
                <w:noProof/>
                <w:webHidden/>
              </w:rPr>
              <w:fldChar w:fldCharType="begin"/>
            </w:r>
            <w:r>
              <w:rPr>
                <w:noProof/>
                <w:webHidden/>
              </w:rPr>
              <w:instrText xml:space="preserve"> PAGEREF _Toc166252816 \h </w:instrText>
            </w:r>
            <w:r>
              <w:rPr>
                <w:noProof/>
                <w:webHidden/>
              </w:rPr>
            </w:r>
            <w:r>
              <w:rPr>
                <w:noProof/>
                <w:webHidden/>
              </w:rPr>
              <w:fldChar w:fldCharType="separate"/>
            </w:r>
            <w:r>
              <w:rPr>
                <w:noProof/>
                <w:webHidden/>
              </w:rPr>
              <w:t>43</w:t>
            </w:r>
            <w:r>
              <w:rPr>
                <w:noProof/>
                <w:webHidden/>
              </w:rPr>
              <w:fldChar w:fldCharType="end"/>
            </w:r>
          </w:hyperlink>
        </w:p>
        <w:p w14:paraId="49A8C379" w14:textId="1955E458" w:rsidR="008608CA" w:rsidRDefault="008608CA">
          <w:pPr>
            <w:pStyle w:val="TOC2"/>
            <w:tabs>
              <w:tab w:val="left" w:pos="1100"/>
              <w:tab w:val="right" w:leader="dot" w:pos="9017"/>
            </w:tabs>
            <w:rPr>
              <w:rFonts w:asciiTheme="minorHAnsi" w:eastAsiaTheme="minorEastAsia" w:hAnsiTheme="minorHAnsi"/>
              <w:noProof/>
              <w:sz w:val="22"/>
            </w:rPr>
          </w:pPr>
          <w:hyperlink w:anchor="_Toc166252817" w:history="1">
            <w:r w:rsidRPr="00840975">
              <w:rPr>
                <w:rStyle w:val="Hyperlink"/>
                <w:noProof/>
              </w:rPr>
              <w:t>2.10</w:t>
            </w:r>
            <w:r>
              <w:rPr>
                <w:rFonts w:asciiTheme="minorHAnsi" w:eastAsiaTheme="minorEastAsia" w:hAnsiTheme="minorHAnsi"/>
                <w:noProof/>
                <w:sz w:val="22"/>
              </w:rPr>
              <w:tab/>
            </w:r>
            <w:r w:rsidRPr="00840975">
              <w:rPr>
                <w:rStyle w:val="Hyperlink"/>
                <w:noProof/>
              </w:rPr>
              <w:t>Đặc tả use case đăng ký</w:t>
            </w:r>
            <w:r>
              <w:rPr>
                <w:noProof/>
                <w:webHidden/>
              </w:rPr>
              <w:tab/>
            </w:r>
            <w:r>
              <w:rPr>
                <w:noProof/>
                <w:webHidden/>
              </w:rPr>
              <w:fldChar w:fldCharType="begin"/>
            </w:r>
            <w:r>
              <w:rPr>
                <w:noProof/>
                <w:webHidden/>
              </w:rPr>
              <w:instrText xml:space="preserve"> PAGEREF _Toc166252817 \h </w:instrText>
            </w:r>
            <w:r>
              <w:rPr>
                <w:noProof/>
                <w:webHidden/>
              </w:rPr>
            </w:r>
            <w:r>
              <w:rPr>
                <w:noProof/>
                <w:webHidden/>
              </w:rPr>
              <w:fldChar w:fldCharType="separate"/>
            </w:r>
            <w:r>
              <w:rPr>
                <w:noProof/>
                <w:webHidden/>
              </w:rPr>
              <w:t>45</w:t>
            </w:r>
            <w:r>
              <w:rPr>
                <w:noProof/>
                <w:webHidden/>
              </w:rPr>
              <w:fldChar w:fldCharType="end"/>
            </w:r>
          </w:hyperlink>
        </w:p>
        <w:p w14:paraId="6A5FD471" w14:textId="11FE41CB" w:rsidR="008608CA" w:rsidRDefault="008608CA">
          <w:pPr>
            <w:pStyle w:val="TOC1"/>
            <w:tabs>
              <w:tab w:val="left" w:pos="1760"/>
              <w:tab w:val="right" w:leader="dot" w:pos="9017"/>
            </w:tabs>
            <w:rPr>
              <w:rFonts w:asciiTheme="minorHAnsi" w:eastAsiaTheme="minorEastAsia" w:hAnsiTheme="minorHAnsi"/>
              <w:noProof/>
              <w:sz w:val="22"/>
            </w:rPr>
          </w:pPr>
          <w:hyperlink w:anchor="_Toc166252818" w:history="1">
            <w:r w:rsidRPr="00840975">
              <w:rPr>
                <w:rStyle w:val="Hyperlink"/>
                <w:noProof/>
              </w:rPr>
              <w:t>CHƯƠNG 3.</w:t>
            </w:r>
            <w:r>
              <w:rPr>
                <w:rFonts w:asciiTheme="minorHAnsi" w:eastAsiaTheme="minorEastAsia" w:hAnsiTheme="minorHAnsi"/>
                <w:noProof/>
                <w:sz w:val="22"/>
              </w:rPr>
              <w:tab/>
            </w:r>
            <w:r>
              <w:rPr>
                <w:rStyle w:val="Hyperlink"/>
                <w:noProof/>
              </w:rPr>
              <w:t>Y</w:t>
            </w:r>
            <w:bookmarkStart w:id="0" w:name="_GoBack"/>
            <w:bookmarkEnd w:id="0"/>
            <w:r w:rsidRPr="00840975">
              <w:rPr>
                <w:rStyle w:val="Hyperlink"/>
                <w:noProof/>
              </w:rPr>
              <w:t>ÊU CẦU PHI CHỨC NĂNG</w:t>
            </w:r>
            <w:r>
              <w:rPr>
                <w:noProof/>
                <w:webHidden/>
              </w:rPr>
              <w:tab/>
            </w:r>
            <w:r>
              <w:rPr>
                <w:noProof/>
                <w:webHidden/>
              </w:rPr>
              <w:fldChar w:fldCharType="begin"/>
            </w:r>
            <w:r>
              <w:rPr>
                <w:noProof/>
                <w:webHidden/>
              </w:rPr>
              <w:instrText xml:space="preserve"> PAGEREF _Toc166252818 \h </w:instrText>
            </w:r>
            <w:r>
              <w:rPr>
                <w:noProof/>
                <w:webHidden/>
              </w:rPr>
            </w:r>
            <w:r>
              <w:rPr>
                <w:noProof/>
                <w:webHidden/>
              </w:rPr>
              <w:fldChar w:fldCharType="separate"/>
            </w:r>
            <w:r>
              <w:rPr>
                <w:noProof/>
                <w:webHidden/>
              </w:rPr>
              <w:t>48</w:t>
            </w:r>
            <w:r>
              <w:rPr>
                <w:noProof/>
                <w:webHidden/>
              </w:rPr>
              <w:fldChar w:fldCharType="end"/>
            </w:r>
          </w:hyperlink>
        </w:p>
        <w:p w14:paraId="7965EAEF" w14:textId="6FEA4970" w:rsidR="008608CA" w:rsidRDefault="008608CA">
          <w:pPr>
            <w:pStyle w:val="TOC1"/>
            <w:tabs>
              <w:tab w:val="right" w:leader="dot" w:pos="9017"/>
            </w:tabs>
            <w:rPr>
              <w:rFonts w:asciiTheme="minorHAnsi" w:eastAsiaTheme="minorEastAsia" w:hAnsiTheme="minorHAnsi"/>
              <w:noProof/>
              <w:sz w:val="22"/>
            </w:rPr>
          </w:pPr>
          <w:hyperlink w:anchor="_Toc166252819" w:history="1">
            <w:r w:rsidRPr="00840975">
              <w:rPr>
                <w:rStyle w:val="Hyperlink"/>
                <w:noProof/>
              </w:rPr>
              <w:t>Tài liệu tham khảo</w:t>
            </w:r>
            <w:r>
              <w:rPr>
                <w:noProof/>
                <w:webHidden/>
              </w:rPr>
              <w:tab/>
            </w:r>
            <w:r>
              <w:rPr>
                <w:noProof/>
                <w:webHidden/>
              </w:rPr>
              <w:fldChar w:fldCharType="begin"/>
            </w:r>
            <w:r>
              <w:rPr>
                <w:noProof/>
                <w:webHidden/>
              </w:rPr>
              <w:instrText xml:space="preserve"> PAGEREF _Toc166252819 \h </w:instrText>
            </w:r>
            <w:r>
              <w:rPr>
                <w:noProof/>
                <w:webHidden/>
              </w:rPr>
            </w:r>
            <w:r>
              <w:rPr>
                <w:noProof/>
                <w:webHidden/>
              </w:rPr>
              <w:fldChar w:fldCharType="separate"/>
            </w:r>
            <w:r>
              <w:rPr>
                <w:noProof/>
                <w:webHidden/>
              </w:rPr>
              <w:t>48</w:t>
            </w:r>
            <w:r>
              <w:rPr>
                <w:noProof/>
                <w:webHidden/>
              </w:rPr>
              <w:fldChar w:fldCharType="end"/>
            </w:r>
          </w:hyperlink>
        </w:p>
        <w:p w14:paraId="32FB4FC0" w14:textId="303386A1" w:rsidR="00F8652C" w:rsidRDefault="00F8652C">
          <w:r>
            <w:rPr>
              <w:b/>
              <w:bCs/>
              <w:noProof/>
            </w:rPr>
            <w:fldChar w:fldCharType="end"/>
          </w:r>
        </w:p>
      </w:sdtContent>
    </w:sdt>
    <w:p w14:paraId="479C50F8" w14:textId="5C9F525E" w:rsidR="00F8652C" w:rsidRDefault="00F8652C" w:rsidP="009B19BB">
      <w:pPr>
        <w:rPr>
          <w:rFonts w:cs="Times New Roman"/>
          <w:b/>
          <w:szCs w:val="26"/>
        </w:rPr>
      </w:pPr>
    </w:p>
    <w:p w14:paraId="6727B843" w14:textId="79D4D38E" w:rsidR="00A0346F" w:rsidRDefault="00A0346F" w:rsidP="009B19BB">
      <w:pPr>
        <w:rPr>
          <w:rFonts w:cs="Times New Roman"/>
          <w:b/>
          <w:szCs w:val="26"/>
        </w:rPr>
      </w:pPr>
    </w:p>
    <w:p w14:paraId="74C4DA08" w14:textId="3EED5107" w:rsidR="00A0346F" w:rsidRDefault="00A0346F" w:rsidP="009B19BB">
      <w:pPr>
        <w:rPr>
          <w:rFonts w:cs="Times New Roman"/>
          <w:b/>
          <w:szCs w:val="26"/>
        </w:rPr>
      </w:pPr>
    </w:p>
    <w:p w14:paraId="314A5794" w14:textId="0C0EA109" w:rsidR="00A0346F" w:rsidRDefault="00A0346F" w:rsidP="009B19BB">
      <w:pPr>
        <w:rPr>
          <w:rFonts w:cs="Times New Roman"/>
          <w:b/>
          <w:szCs w:val="26"/>
        </w:rPr>
      </w:pPr>
    </w:p>
    <w:p w14:paraId="284488B3" w14:textId="683CF7DE" w:rsidR="00A0346F" w:rsidRDefault="00A0346F" w:rsidP="009B19BB">
      <w:pPr>
        <w:rPr>
          <w:rFonts w:cs="Times New Roman"/>
          <w:b/>
          <w:szCs w:val="26"/>
        </w:rPr>
      </w:pPr>
    </w:p>
    <w:p w14:paraId="05FDEC60" w14:textId="7961C17D" w:rsidR="00A0346F" w:rsidRDefault="00A0346F" w:rsidP="009B19BB">
      <w:pPr>
        <w:rPr>
          <w:rFonts w:cs="Times New Roman"/>
          <w:b/>
          <w:szCs w:val="26"/>
        </w:rPr>
      </w:pPr>
    </w:p>
    <w:p w14:paraId="3648D577" w14:textId="23321637" w:rsidR="00A0346F" w:rsidRDefault="00A0346F" w:rsidP="009B19BB">
      <w:pPr>
        <w:rPr>
          <w:rFonts w:cs="Times New Roman"/>
          <w:b/>
          <w:szCs w:val="26"/>
        </w:rPr>
      </w:pPr>
    </w:p>
    <w:p w14:paraId="538B099B" w14:textId="17FC600B" w:rsidR="00A0346F" w:rsidRDefault="00A0346F" w:rsidP="009B19BB">
      <w:pPr>
        <w:rPr>
          <w:rFonts w:cs="Times New Roman"/>
          <w:b/>
          <w:szCs w:val="26"/>
        </w:rPr>
      </w:pPr>
    </w:p>
    <w:p w14:paraId="4363E7F8" w14:textId="21B2A9E9" w:rsidR="00A0346F" w:rsidRDefault="00A0346F" w:rsidP="009B19BB">
      <w:pPr>
        <w:rPr>
          <w:rFonts w:cs="Times New Roman"/>
          <w:b/>
          <w:szCs w:val="26"/>
        </w:rPr>
      </w:pPr>
    </w:p>
    <w:p w14:paraId="5E2D14E0" w14:textId="6BB1C343" w:rsidR="00152B01" w:rsidRDefault="00152B01" w:rsidP="009B19BB">
      <w:pPr>
        <w:rPr>
          <w:rFonts w:cs="Times New Roman"/>
          <w:b/>
          <w:szCs w:val="26"/>
        </w:rPr>
      </w:pPr>
    </w:p>
    <w:p w14:paraId="1D9CCD74" w14:textId="2382A9E4" w:rsidR="008608CA" w:rsidRDefault="008608CA" w:rsidP="009B19BB">
      <w:pPr>
        <w:rPr>
          <w:rFonts w:cs="Times New Roman"/>
          <w:b/>
          <w:szCs w:val="26"/>
        </w:rPr>
      </w:pPr>
    </w:p>
    <w:p w14:paraId="66BC65FE" w14:textId="64A1BD21" w:rsidR="008608CA" w:rsidRDefault="008608CA" w:rsidP="009B19BB">
      <w:pPr>
        <w:rPr>
          <w:rFonts w:cs="Times New Roman"/>
          <w:b/>
          <w:szCs w:val="26"/>
        </w:rPr>
      </w:pPr>
    </w:p>
    <w:p w14:paraId="2BE17E7F" w14:textId="04BE8A02" w:rsidR="008608CA" w:rsidRDefault="008608CA" w:rsidP="009B19BB">
      <w:pPr>
        <w:rPr>
          <w:rFonts w:cs="Times New Roman"/>
          <w:b/>
          <w:szCs w:val="26"/>
        </w:rPr>
      </w:pPr>
    </w:p>
    <w:p w14:paraId="1CC1273A" w14:textId="390A8DE6" w:rsidR="008608CA" w:rsidRDefault="008608CA" w:rsidP="009B19BB">
      <w:pPr>
        <w:rPr>
          <w:rFonts w:cs="Times New Roman"/>
          <w:b/>
          <w:szCs w:val="26"/>
        </w:rPr>
      </w:pPr>
    </w:p>
    <w:p w14:paraId="64F28260" w14:textId="46808433" w:rsidR="008608CA" w:rsidRDefault="008608CA" w:rsidP="009B19BB">
      <w:pPr>
        <w:rPr>
          <w:rFonts w:cs="Times New Roman"/>
          <w:b/>
          <w:szCs w:val="26"/>
        </w:rPr>
      </w:pPr>
    </w:p>
    <w:p w14:paraId="4B5C84E0" w14:textId="376251E1" w:rsidR="008608CA" w:rsidRDefault="008608CA" w:rsidP="009B19BB">
      <w:pPr>
        <w:rPr>
          <w:rFonts w:cs="Times New Roman"/>
          <w:b/>
          <w:szCs w:val="26"/>
        </w:rPr>
      </w:pPr>
    </w:p>
    <w:p w14:paraId="51EBE9AC" w14:textId="62704985" w:rsidR="008608CA" w:rsidRDefault="008608CA" w:rsidP="009B19BB">
      <w:pPr>
        <w:rPr>
          <w:rFonts w:cs="Times New Roman"/>
          <w:b/>
          <w:szCs w:val="26"/>
        </w:rPr>
      </w:pPr>
    </w:p>
    <w:p w14:paraId="08C14B96" w14:textId="7A7D6BEA" w:rsidR="008608CA" w:rsidRDefault="008608CA" w:rsidP="009B19BB">
      <w:pPr>
        <w:rPr>
          <w:rFonts w:cs="Times New Roman"/>
          <w:b/>
          <w:szCs w:val="26"/>
        </w:rPr>
      </w:pPr>
    </w:p>
    <w:p w14:paraId="38A1F994" w14:textId="38F06920" w:rsidR="008608CA" w:rsidRDefault="008608CA" w:rsidP="009B19BB">
      <w:pPr>
        <w:rPr>
          <w:rFonts w:cs="Times New Roman"/>
          <w:b/>
          <w:szCs w:val="26"/>
        </w:rPr>
      </w:pPr>
    </w:p>
    <w:p w14:paraId="79FDB99A" w14:textId="15C64601" w:rsidR="008608CA" w:rsidRDefault="008608CA" w:rsidP="009B19BB">
      <w:pPr>
        <w:rPr>
          <w:rFonts w:cs="Times New Roman"/>
          <w:b/>
          <w:szCs w:val="26"/>
        </w:rPr>
      </w:pPr>
    </w:p>
    <w:p w14:paraId="72784DFB" w14:textId="77777777" w:rsidR="008608CA" w:rsidRPr="00F275FE" w:rsidRDefault="008608CA" w:rsidP="009B19BB">
      <w:pPr>
        <w:rPr>
          <w:rFonts w:cs="Times New Roman"/>
          <w:b/>
          <w:szCs w:val="26"/>
        </w:rPr>
      </w:pPr>
    </w:p>
    <w:p w14:paraId="2859D655" w14:textId="1064FF81" w:rsidR="00A0346F" w:rsidRDefault="00A0346F">
      <w:pPr>
        <w:rPr>
          <w:rFonts w:cs="Times New Roman"/>
          <w:b/>
          <w:sz w:val="24"/>
          <w:szCs w:val="24"/>
        </w:rPr>
      </w:pPr>
      <w:r>
        <w:rPr>
          <w:rFonts w:cs="Times New Roman"/>
          <w:b/>
          <w:sz w:val="24"/>
          <w:szCs w:val="24"/>
        </w:rPr>
        <w:lastRenderedPageBreak/>
        <w:t>DANH MỤC HÌNH ẢNH</w:t>
      </w:r>
    </w:p>
    <w:p w14:paraId="0A54150E" w14:textId="63C38124" w:rsidR="008608CA" w:rsidRDefault="00152B01">
      <w:pPr>
        <w:pStyle w:val="TableofFigures"/>
        <w:tabs>
          <w:tab w:val="right" w:leader="dot" w:pos="9017"/>
        </w:tabs>
        <w:rPr>
          <w:rFonts w:asciiTheme="minorHAnsi" w:eastAsiaTheme="minorEastAsia" w:hAnsiTheme="minorHAnsi"/>
          <w:noProof/>
          <w:sz w:val="22"/>
        </w:rPr>
      </w:pPr>
      <w:r>
        <w:rPr>
          <w:rFonts w:cs="Times New Roman"/>
          <w:b/>
          <w:sz w:val="24"/>
          <w:szCs w:val="24"/>
        </w:rPr>
        <w:fldChar w:fldCharType="begin"/>
      </w:r>
      <w:r>
        <w:rPr>
          <w:rFonts w:cs="Times New Roman"/>
          <w:b/>
          <w:sz w:val="24"/>
          <w:szCs w:val="24"/>
        </w:rPr>
        <w:instrText xml:space="preserve"> TOC \h \z \c "Hình " </w:instrText>
      </w:r>
      <w:r>
        <w:rPr>
          <w:rFonts w:cs="Times New Roman"/>
          <w:b/>
          <w:sz w:val="24"/>
          <w:szCs w:val="24"/>
        </w:rPr>
        <w:fldChar w:fldCharType="separate"/>
      </w:r>
      <w:hyperlink w:anchor="_Toc166252753" w:history="1">
        <w:r w:rsidR="008608CA" w:rsidRPr="00A1453F">
          <w:rPr>
            <w:rStyle w:val="Hyperlink"/>
            <w:noProof/>
          </w:rPr>
          <w:t>Hình  1 Quy trình nhập hàng as-is</w:t>
        </w:r>
        <w:r w:rsidR="008608CA">
          <w:rPr>
            <w:noProof/>
            <w:webHidden/>
          </w:rPr>
          <w:tab/>
        </w:r>
        <w:r w:rsidR="008608CA">
          <w:rPr>
            <w:noProof/>
            <w:webHidden/>
          </w:rPr>
          <w:fldChar w:fldCharType="begin"/>
        </w:r>
        <w:r w:rsidR="008608CA">
          <w:rPr>
            <w:noProof/>
            <w:webHidden/>
          </w:rPr>
          <w:instrText xml:space="preserve"> PAGEREF _Toc166252753 \h </w:instrText>
        </w:r>
        <w:r w:rsidR="008608CA">
          <w:rPr>
            <w:noProof/>
            <w:webHidden/>
          </w:rPr>
        </w:r>
        <w:r w:rsidR="008608CA">
          <w:rPr>
            <w:noProof/>
            <w:webHidden/>
          </w:rPr>
          <w:fldChar w:fldCharType="separate"/>
        </w:r>
        <w:r w:rsidR="008608CA">
          <w:rPr>
            <w:noProof/>
            <w:webHidden/>
          </w:rPr>
          <w:t>1</w:t>
        </w:r>
        <w:r w:rsidR="008608CA">
          <w:rPr>
            <w:noProof/>
            <w:webHidden/>
          </w:rPr>
          <w:fldChar w:fldCharType="end"/>
        </w:r>
      </w:hyperlink>
    </w:p>
    <w:p w14:paraId="56B85F53" w14:textId="4F4041D7" w:rsidR="008608CA" w:rsidRDefault="008608CA">
      <w:pPr>
        <w:pStyle w:val="TableofFigures"/>
        <w:tabs>
          <w:tab w:val="right" w:leader="dot" w:pos="9017"/>
        </w:tabs>
        <w:rPr>
          <w:rFonts w:asciiTheme="minorHAnsi" w:eastAsiaTheme="minorEastAsia" w:hAnsiTheme="minorHAnsi"/>
          <w:noProof/>
          <w:sz w:val="22"/>
        </w:rPr>
      </w:pPr>
      <w:hyperlink w:anchor="_Toc166252754" w:history="1">
        <w:r w:rsidRPr="00A1453F">
          <w:rPr>
            <w:rStyle w:val="Hyperlink"/>
            <w:noProof/>
          </w:rPr>
          <w:t>Hình  2 Quy trình bán hàng tại cửa hàng as-is</w:t>
        </w:r>
        <w:r>
          <w:rPr>
            <w:noProof/>
            <w:webHidden/>
          </w:rPr>
          <w:tab/>
        </w:r>
        <w:r>
          <w:rPr>
            <w:noProof/>
            <w:webHidden/>
          </w:rPr>
          <w:fldChar w:fldCharType="begin"/>
        </w:r>
        <w:r>
          <w:rPr>
            <w:noProof/>
            <w:webHidden/>
          </w:rPr>
          <w:instrText xml:space="preserve"> PAGEREF _Toc166252754 \h </w:instrText>
        </w:r>
        <w:r>
          <w:rPr>
            <w:noProof/>
            <w:webHidden/>
          </w:rPr>
        </w:r>
        <w:r>
          <w:rPr>
            <w:noProof/>
            <w:webHidden/>
          </w:rPr>
          <w:fldChar w:fldCharType="separate"/>
        </w:r>
        <w:r>
          <w:rPr>
            <w:noProof/>
            <w:webHidden/>
          </w:rPr>
          <w:t>2</w:t>
        </w:r>
        <w:r>
          <w:rPr>
            <w:noProof/>
            <w:webHidden/>
          </w:rPr>
          <w:fldChar w:fldCharType="end"/>
        </w:r>
      </w:hyperlink>
    </w:p>
    <w:p w14:paraId="7A2DD78E" w14:textId="45D59C70" w:rsidR="008608CA" w:rsidRDefault="008608CA">
      <w:pPr>
        <w:pStyle w:val="TableofFigures"/>
        <w:tabs>
          <w:tab w:val="right" w:leader="dot" w:pos="9017"/>
        </w:tabs>
        <w:rPr>
          <w:rFonts w:asciiTheme="minorHAnsi" w:eastAsiaTheme="minorEastAsia" w:hAnsiTheme="minorHAnsi"/>
          <w:noProof/>
          <w:sz w:val="22"/>
        </w:rPr>
      </w:pPr>
      <w:hyperlink w:anchor="_Toc166252755" w:history="1">
        <w:r w:rsidRPr="00A1453F">
          <w:rPr>
            <w:rStyle w:val="Hyperlink"/>
            <w:noProof/>
          </w:rPr>
          <w:t>Hình  3 Quy trình bán hàng trực tuyến as-is</w:t>
        </w:r>
        <w:r>
          <w:rPr>
            <w:noProof/>
            <w:webHidden/>
          </w:rPr>
          <w:tab/>
        </w:r>
        <w:r>
          <w:rPr>
            <w:noProof/>
            <w:webHidden/>
          </w:rPr>
          <w:fldChar w:fldCharType="begin"/>
        </w:r>
        <w:r>
          <w:rPr>
            <w:noProof/>
            <w:webHidden/>
          </w:rPr>
          <w:instrText xml:space="preserve"> PAGEREF _Toc166252755 \h </w:instrText>
        </w:r>
        <w:r>
          <w:rPr>
            <w:noProof/>
            <w:webHidden/>
          </w:rPr>
        </w:r>
        <w:r>
          <w:rPr>
            <w:noProof/>
            <w:webHidden/>
          </w:rPr>
          <w:fldChar w:fldCharType="separate"/>
        </w:r>
        <w:r>
          <w:rPr>
            <w:noProof/>
            <w:webHidden/>
          </w:rPr>
          <w:t>2</w:t>
        </w:r>
        <w:r>
          <w:rPr>
            <w:noProof/>
            <w:webHidden/>
          </w:rPr>
          <w:fldChar w:fldCharType="end"/>
        </w:r>
      </w:hyperlink>
    </w:p>
    <w:p w14:paraId="4BB34BB6" w14:textId="22425EEF" w:rsidR="008608CA" w:rsidRDefault="008608CA">
      <w:pPr>
        <w:pStyle w:val="TableofFigures"/>
        <w:tabs>
          <w:tab w:val="right" w:leader="dot" w:pos="9017"/>
        </w:tabs>
        <w:rPr>
          <w:rFonts w:asciiTheme="minorHAnsi" w:eastAsiaTheme="minorEastAsia" w:hAnsiTheme="minorHAnsi"/>
          <w:noProof/>
          <w:sz w:val="22"/>
        </w:rPr>
      </w:pPr>
      <w:hyperlink w:anchor="_Toc166252756" w:history="1">
        <w:r w:rsidRPr="00A1453F">
          <w:rPr>
            <w:rStyle w:val="Hyperlink"/>
            <w:noProof/>
          </w:rPr>
          <w:t>Hình  4 Quy trình nhập hàng to-be</w:t>
        </w:r>
        <w:r>
          <w:rPr>
            <w:noProof/>
            <w:webHidden/>
          </w:rPr>
          <w:tab/>
        </w:r>
        <w:r>
          <w:rPr>
            <w:noProof/>
            <w:webHidden/>
          </w:rPr>
          <w:fldChar w:fldCharType="begin"/>
        </w:r>
        <w:r>
          <w:rPr>
            <w:noProof/>
            <w:webHidden/>
          </w:rPr>
          <w:instrText xml:space="preserve"> PAGEREF _Toc166252756 \h </w:instrText>
        </w:r>
        <w:r>
          <w:rPr>
            <w:noProof/>
            <w:webHidden/>
          </w:rPr>
        </w:r>
        <w:r>
          <w:rPr>
            <w:noProof/>
            <w:webHidden/>
          </w:rPr>
          <w:fldChar w:fldCharType="separate"/>
        </w:r>
        <w:r>
          <w:rPr>
            <w:noProof/>
            <w:webHidden/>
          </w:rPr>
          <w:t>3</w:t>
        </w:r>
        <w:r>
          <w:rPr>
            <w:noProof/>
            <w:webHidden/>
          </w:rPr>
          <w:fldChar w:fldCharType="end"/>
        </w:r>
      </w:hyperlink>
    </w:p>
    <w:p w14:paraId="386C58F6" w14:textId="12944699" w:rsidR="008608CA" w:rsidRDefault="008608CA">
      <w:pPr>
        <w:pStyle w:val="TableofFigures"/>
        <w:tabs>
          <w:tab w:val="right" w:leader="dot" w:pos="9017"/>
        </w:tabs>
        <w:rPr>
          <w:rFonts w:asciiTheme="minorHAnsi" w:eastAsiaTheme="minorEastAsia" w:hAnsiTheme="minorHAnsi"/>
          <w:noProof/>
          <w:sz w:val="22"/>
        </w:rPr>
      </w:pPr>
      <w:hyperlink w:anchor="_Toc166252757" w:history="1">
        <w:r w:rsidRPr="00A1453F">
          <w:rPr>
            <w:rStyle w:val="Hyperlink"/>
            <w:noProof/>
          </w:rPr>
          <w:t>Hình  5 Quy trình bán hàng tại cửa hàng to-be</w:t>
        </w:r>
        <w:r>
          <w:rPr>
            <w:noProof/>
            <w:webHidden/>
          </w:rPr>
          <w:tab/>
        </w:r>
        <w:r>
          <w:rPr>
            <w:noProof/>
            <w:webHidden/>
          </w:rPr>
          <w:fldChar w:fldCharType="begin"/>
        </w:r>
        <w:r>
          <w:rPr>
            <w:noProof/>
            <w:webHidden/>
          </w:rPr>
          <w:instrText xml:space="preserve"> PAGEREF _Toc166252757 \h </w:instrText>
        </w:r>
        <w:r>
          <w:rPr>
            <w:noProof/>
            <w:webHidden/>
          </w:rPr>
        </w:r>
        <w:r>
          <w:rPr>
            <w:noProof/>
            <w:webHidden/>
          </w:rPr>
          <w:fldChar w:fldCharType="separate"/>
        </w:r>
        <w:r>
          <w:rPr>
            <w:noProof/>
            <w:webHidden/>
          </w:rPr>
          <w:t>4</w:t>
        </w:r>
        <w:r>
          <w:rPr>
            <w:noProof/>
            <w:webHidden/>
          </w:rPr>
          <w:fldChar w:fldCharType="end"/>
        </w:r>
      </w:hyperlink>
    </w:p>
    <w:p w14:paraId="2F9DB906" w14:textId="29CEBB60" w:rsidR="008608CA" w:rsidRDefault="008608CA">
      <w:pPr>
        <w:pStyle w:val="TableofFigures"/>
        <w:tabs>
          <w:tab w:val="right" w:leader="dot" w:pos="9017"/>
        </w:tabs>
        <w:rPr>
          <w:rFonts w:asciiTheme="minorHAnsi" w:eastAsiaTheme="minorEastAsia" w:hAnsiTheme="minorHAnsi"/>
          <w:noProof/>
          <w:sz w:val="22"/>
        </w:rPr>
      </w:pPr>
      <w:hyperlink w:anchor="_Toc166252758" w:history="1">
        <w:r w:rsidRPr="00A1453F">
          <w:rPr>
            <w:rStyle w:val="Hyperlink"/>
            <w:noProof/>
          </w:rPr>
          <w:t>Hình  6 Quy trình bán hàng trực tuyến to-be</w:t>
        </w:r>
        <w:r>
          <w:rPr>
            <w:noProof/>
            <w:webHidden/>
          </w:rPr>
          <w:tab/>
        </w:r>
        <w:r>
          <w:rPr>
            <w:noProof/>
            <w:webHidden/>
          </w:rPr>
          <w:fldChar w:fldCharType="begin"/>
        </w:r>
        <w:r>
          <w:rPr>
            <w:noProof/>
            <w:webHidden/>
          </w:rPr>
          <w:instrText xml:space="preserve"> PAGEREF _Toc166252758 \h </w:instrText>
        </w:r>
        <w:r>
          <w:rPr>
            <w:noProof/>
            <w:webHidden/>
          </w:rPr>
        </w:r>
        <w:r>
          <w:rPr>
            <w:noProof/>
            <w:webHidden/>
          </w:rPr>
          <w:fldChar w:fldCharType="separate"/>
        </w:r>
        <w:r>
          <w:rPr>
            <w:noProof/>
            <w:webHidden/>
          </w:rPr>
          <w:t>4</w:t>
        </w:r>
        <w:r>
          <w:rPr>
            <w:noProof/>
            <w:webHidden/>
          </w:rPr>
          <w:fldChar w:fldCharType="end"/>
        </w:r>
      </w:hyperlink>
    </w:p>
    <w:p w14:paraId="50CFE4FC" w14:textId="2DE37678" w:rsidR="008608CA" w:rsidRDefault="008608CA">
      <w:pPr>
        <w:pStyle w:val="TableofFigures"/>
        <w:tabs>
          <w:tab w:val="right" w:leader="dot" w:pos="9017"/>
        </w:tabs>
        <w:rPr>
          <w:rFonts w:asciiTheme="minorHAnsi" w:eastAsiaTheme="minorEastAsia" w:hAnsiTheme="minorHAnsi"/>
          <w:noProof/>
          <w:sz w:val="22"/>
        </w:rPr>
      </w:pPr>
      <w:hyperlink w:anchor="_Toc166252759" w:history="1">
        <w:r w:rsidRPr="00A1453F">
          <w:rPr>
            <w:rStyle w:val="Hyperlink"/>
            <w:noProof/>
          </w:rPr>
          <w:t>Hình  7 AD quản lý tồn kho</w:t>
        </w:r>
        <w:r>
          <w:rPr>
            <w:noProof/>
            <w:webHidden/>
          </w:rPr>
          <w:tab/>
        </w:r>
        <w:r>
          <w:rPr>
            <w:noProof/>
            <w:webHidden/>
          </w:rPr>
          <w:fldChar w:fldCharType="begin"/>
        </w:r>
        <w:r>
          <w:rPr>
            <w:noProof/>
            <w:webHidden/>
          </w:rPr>
          <w:instrText xml:space="preserve"> PAGEREF _Toc166252759 \h </w:instrText>
        </w:r>
        <w:r>
          <w:rPr>
            <w:noProof/>
            <w:webHidden/>
          </w:rPr>
        </w:r>
        <w:r>
          <w:rPr>
            <w:noProof/>
            <w:webHidden/>
          </w:rPr>
          <w:fldChar w:fldCharType="separate"/>
        </w:r>
        <w:r>
          <w:rPr>
            <w:noProof/>
            <w:webHidden/>
          </w:rPr>
          <w:t>7</w:t>
        </w:r>
        <w:r>
          <w:rPr>
            <w:noProof/>
            <w:webHidden/>
          </w:rPr>
          <w:fldChar w:fldCharType="end"/>
        </w:r>
      </w:hyperlink>
    </w:p>
    <w:p w14:paraId="52906E2A" w14:textId="506BE1C3" w:rsidR="008608CA" w:rsidRDefault="008608CA">
      <w:pPr>
        <w:pStyle w:val="TableofFigures"/>
        <w:tabs>
          <w:tab w:val="right" w:leader="dot" w:pos="9017"/>
        </w:tabs>
        <w:rPr>
          <w:rFonts w:asciiTheme="minorHAnsi" w:eastAsiaTheme="minorEastAsia" w:hAnsiTheme="minorHAnsi"/>
          <w:noProof/>
          <w:sz w:val="22"/>
        </w:rPr>
      </w:pPr>
      <w:hyperlink w:anchor="_Toc166252760" w:history="1">
        <w:r w:rsidRPr="00A1453F">
          <w:rPr>
            <w:rStyle w:val="Hyperlink"/>
            <w:noProof/>
          </w:rPr>
          <w:t>Hình  8 AD Thêm sản phẩm</w:t>
        </w:r>
        <w:r>
          <w:rPr>
            <w:noProof/>
            <w:webHidden/>
          </w:rPr>
          <w:tab/>
        </w:r>
        <w:r>
          <w:rPr>
            <w:noProof/>
            <w:webHidden/>
          </w:rPr>
          <w:fldChar w:fldCharType="begin"/>
        </w:r>
        <w:r>
          <w:rPr>
            <w:noProof/>
            <w:webHidden/>
          </w:rPr>
          <w:instrText xml:space="preserve"> PAGEREF _Toc166252760 \h </w:instrText>
        </w:r>
        <w:r>
          <w:rPr>
            <w:noProof/>
            <w:webHidden/>
          </w:rPr>
        </w:r>
        <w:r>
          <w:rPr>
            <w:noProof/>
            <w:webHidden/>
          </w:rPr>
          <w:fldChar w:fldCharType="separate"/>
        </w:r>
        <w:r>
          <w:rPr>
            <w:noProof/>
            <w:webHidden/>
          </w:rPr>
          <w:t>9</w:t>
        </w:r>
        <w:r>
          <w:rPr>
            <w:noProof/>
            <w:webHidden/>
          </w:rPr>
          <w:fldChar w:fldCharType="end"/>
        </w:r>
      </w:hyperlink>
    </w:p>
    <w:p w14:paraId="09DF1A34" w14:textId="1A0A0FD8" w:rsidR="008608CA" w:rsidRDefault="008608CA">
      <w:pPr>
        <w:pStyle w:val="TableofFigures"/>
        <w:tabs>
          <w:tab w:val="right" w:leader="dot" w:pos="9017"/>
        </w:tabs>
        <w:rPr>
          <w:rFonts w:asciiTheme="minorHAnsi" w:eastAsiaTheme="minorEastAsia" w:hAnsiTheme="minorHAnsi"/>
          <w:noProof/>
          <w:sz w:val="22"/>
        </w:rPr>
      </w:pPr>
      <w:hyperlink w:anchor="_Toc166252761" w:history="1">
        <w:r w:rsidRPr="00A1453F">
          <w:rPr>
            <w:rStyle w:val="Hyperlink"/>
            <w:noProof/>
          </w:rPr>
          <w:t>Hình  9 AD Sửa sản phẩm</w:t>
        </w:r>
        <w:r>
          <w:rPr>
            <w:noProof/>
            <w:webHidden/>
          </w:rPr>
          <w:tab/>
        </w:r>
        <w:r>
          <w:rPr>
            <w:noProof/>
            <w:webHidden/>
          </w:rPr>
          <w:fldChar w:fldCharType="begin"/>
        </w:r>
        <w:r>
          <w:rPr>
            <w:noProof/>
            <w:webHidden/>
          </w:rPr>
          <w:instrText xml:space="preserve"> PAGEREF _Toc166252761 \h </w:instrText>
        </w:r>
        <w:r>
          <w:rPr>
            <w:noProof/>
            <w:webHidden/>
          </w:rPr>
        </w:r>
        <w:r>
          <w:rPr>
            <w:noProof/>
            <w:webHidden/>
          </w:rPr>
          <w:fldChar w:fldCharType="separate"/>
        </w:r>
        <w:r>
          <w:rPr>
            <w:noProof/>
            <w:webHidden/>
          </w:rPr>
          <w:t>11</w:t>
        </w:r>
        <w:r>
          <w:rPr>
            <w:noProof/>
            <w:webHidden/>
          </w:rPr>
          <w:fldChar w:fldCharType="end"/>
        </w:r>
      </w:hyperlink>
    </w:p>
    <w:p w14:paraId="4EFCE14E" w14:textId="719CD1F3" w:rsidR="008608CA" w:rsidRDefault="008608CA">
      <w:pPr>
        <w:pStyle w:val="TableofFigures"/>
        <w:tabs>
          <w:tab w:val="right" w:leader="dot" w:pos="9017"/>
        </w:tabs>
        <w:rPr>
          <w:rFonts w:asciiTheme="minorHAnsi" w:eastAsiaTheme="minorEastAsia" w:hAnsiTheme="minorHAnsi"/>
          <w:noProof/>
          <w:sz w:val="22"/>
        </w:rPr>
      </w:pPr>
      <w:hyperlink r:id="rId10" w:anchor="_Toc166252762" w:history="1">
        <w:r w:rsidRPr="00A1453F">
          <w:rPr>
            <w:rStyle w:val="Hyperlink"/>
            <w:noProof/>
          </w:rPr>
          <w:t>Hình  10  AD Xóa sản phẩm</w:t>
        </w:r>
        <w:r>
          <w:rPr>
            <w:noProof/>
            <w:webHidden/>
          </w:rPr>
          <w:tab/>
        </w:r>
        <w:r>
          <w:rPr>
            <w:noProof/>
            <w:webHidden/>
          </w:rPr>
          <w:fldChar w:fldCharType="begin"/>
        </w:r>
        <w:r>
          <w:rPr>
            <w:noProof/>
            <w:webHidden/>
          </w:rPr>
          <w:instrText xml:space="preserve"> PAGEREF _Toc166252762 \h </w:instrText>
        </w:r>
        <w:r>
          <w:rPr>
            <w:noProof/>
            <w:webHidden/>
          </w:rPr>
        </w:r>
        <w:r>
          <w:rPr>
            <w:noProof/>
            <w:webHidden/>
          </w:rPr>
          <w:fldChar w:fldCharType="separate"/>
        </w:r>
        <w:r>
          <w:rPr>
            <w:noProof/>
            <w:webHidden/>
          </w:rPr>
          <w:t>13</w:t>
        </w:r>
        <w:r>
          <w:rPr>
            <w:noProof/>
            <w:webHidden/>
          </w:rPr>
          <w:fldChar w:fldCharType="end"/>
        </w:r>
      </w:hyperlink>
    </w:p>
    <w:p w14:paraId="565C51D0" w14:textId="1BFE8507" w:rsidR="008608CA" w:rsidRDefault="008608CA">
      <w:pPr>
        <w:pStyle w:val="TableofFigures"/>
        <w:tabs>
          <w:tab w:val="right" w:leader="dot" w:pos="9017"/>
        </w:tabs>
        <w:rPr>
          <w:rFonts w:asciiTheme="minorHAnsi" w:eastAsiaTheme="minorEastAsia" w:hAnsiTheme="minorHAnsi"/>
          <w:noProof/>
          <w:sz w:val="22"/>
        </w:rPr>
      </w:pPr>
      <w:hyperlink w:anchor="_Toc166252763" w:history="1">
        <w:r w:rsidRPr="00A1453F">
          <w:rPr>
            <w:rStyle w:val="Hyperlink"/>
            <w:noProof/>
          </w:rPr>
          <w:t>Hình  11 AD Tạo hóa đơn nhập hàng</w:t>
        </w:r>
        <w:r>
          <w:rPr>
            <w:noProof/>
            <w:webHidden/>
          </w:rPr>
          <w:tab/>
        </w:r>
        <w:r>
          <w:rPr>
            <w:noProof/>
            <w:webHidden/>
          </w:rPr>
          <w:fldChar w:fldCharType="begin"/>
        </w:r>
        <w:r>
          <w:rPr>
            <w:noProof/>
            <w:webHidden/>
          </w:rPr>
          <w:instrText xml:space="preserve"> PAGEREF _Toc166252763 \h </w:instrText>
        </w:r>
        <w:r>
          <w:rPr>
            <w:noProof/>
            <w:webHidden/>
          </w:rPr>
        </w:r>
        <w:r>
          <w:rPr>
            <w:noProof/>
            <w:webHidden/>
          </w:rPr>
          <w:fldChar w:fldCharType="separate"/>
        </w:r>
        <w:r>
          <w:rPr>
            <w:noProof/>
            <w:webHidden/>
          </w:rPr>
          <w:t>15</w:t>
        </w:r>
        <w:r>
          <w:rPr>
            <w:noProof/>
            <w:webHidden/>
          </w:rPr>
          <w:fldChar w:fldCharType="end"/>
        </w:r>
      </w:hyperlink>
    </w:p>
    <w:p w14:paraId="2EBB88A8" w14:textId="03B2DE88" w:rsidR="008608CA" w:rsidRDefault="008608CA">
      <w:pPr>
        <w:pStyle w:val="TableofFigures"/>
        <w:tabs>
          <w:tab w:val="right" w:leader="dot" w:pos="9017"/>
        </w:tabs>
        <w:rPr>
          <w:rFonts w:asciiTheme="minorHAnsi" w:eastAsiaTheme="minorEastAsia" w:hAnsiTheme="minorHAnsi"/>
          <w:noProof/>
          <w:sz w:val="22"/>
        </w:rPr>
      </w:pPr>
      <w:hyperlink w:anchor="_Toc166252764" w:history="1">
        <w:r w:rsidRPr="00A1453F">
          <w:rPr>
            <w:rStyle w:val="Hyperlink"/>
            <w:noProof/>
          </w:rPr>
          <w:t>Hình  12 AD Sửa hóa đơn nhập hàng</w:t>
        </w:r>
        <w:r>
          <w:rPr>
            <w:noProof/>
            <w:webHidden/>
          </w:rPr>
          <w:tab/>
        </w:r>
        <w:r>
          <w:rPr>
            <w:noProof/>
            <w:webHidden/>
          </w:rPr>
          <w:fldChar w:fldCharType="begin"/>
        </w:r>
        <w:r>
          <w:rPr>
            <w:noProof/>
            <w:webHidden/>
          </w:rPr>
          <w:instrText xml:space="preserve"> PAGEREF _Toc166252764 \h </w:instrText>
        </w:r>
        <w:r>
          <w:rPr>
            <w:noProof/>
            <w:webHidden/>
          </w:rPr>
        </w:r>
        <w:r>
          <w:rPr>
            <w:noProof/>
            <w:webHidden/>
          </w:rPr>
          <w:fldChar w:fldCharType="separate"/>
        </w:r>
        <w:r>
          <w:rPr>
            <w:noProof/>
            <w:webHidden/>
          </w:rPr>
          <w:t>17</w:t>
        </w:r>
        <w:r>
          <w:rPr>
            <w:noProof/>
            <w:webHidden/>
          </w:rPr>
          <w:fldChar w:fldCharType="end"/>
        </w:r>
      </w:hyperlink>
    </w:p>
    <w:p w14:paraId="6B7664AD" w14:textId="6338BF24" w:rsidR="008608CA" w:rsidRDefault="008608CA">
      <w:pPr>
        <w:pStyle w:val="TableofFigures"/>
        <w:tabs>
          <w:tab w:val="right" w:leader="dot" w:pos="9017"/>
        </w:tabs>
        <w:rPr>
          <w:rFonts w:asciiTheme="minorHAnsi" w:eastAsiaTheme="minorEastAsia" w:hAnsiTheme="minorHAnsi"/>
          <w:noProof/>
          <w:sz w:val="22"/>
        </w:rPr>
      </w:pPr>
      <w:hyperlink w:anchor="_Toc166252765" w:history="1">
        <w:r w:rsidRPr="00A1453F">
          <w:rPr>
            <w:rStyle w:val="Hyperlink"/>
            <w:noProof/>
          </w:rPr>
          <w:t>Hình  13  Xóa hóa đơn nhập hàng</w:t>
        </w:r>
        <w:r>
          <w:rPr>
            <w:noProof/>
            <w:webHidden/>
          </w:rPr>
          <w:tab/>
        </w:r>
        <w:r>
          <w:rPr>
            <w:noProof/>
            <w:webHidden/>
          </w:rPr>
          <w:fldChar w:fldCharType="begin"/>
        </w:r>
        <w:r>
          <w:rPr>
            <w:noProof/>
            <w:webHidden/>
          </w:rPr>
          <w:instrText xml:space="preserve"> PAGEREF _Toc166252765 \h </w:instrText>
        </w:r>
        <w:r>
          <w:rPr>
            <w:noProof/>
            <w:webHidden/>
          </w:rPr>
        </w:r>
        <w:r>
          <w:rPr>
            <w:noProof/>
            <w:webHidden/>
          </w:rPr>
          <w:fldChar w:fldCharType="separate"/>
        </w:r>
        <w:r>
          <w:rPr>
            <w:noProof/>
            <w:webHidden/>
          </w:rPr>
          <w:t>18</w:t>
        </w:r>
        <w:r>
          <w:rPr>
            <w:noProof/>
            <w:webHidden/>
          </w:rPr>
          <w:fldChar w:fldCharType="end"/>
        </w:r>
      </w:hyperlink>
    </w:p>
    <w:p w14:paraId="38014446" w14:textId="6E6FC40A" w:rsidR="008608CA" w:rsidRDefault="008608CA">
      <w:pPr>
        <w:pStyle w:val="TableofFigures"/>
        <w:tabs>
          <w:tab w:val="right" w:leader="dot" w:pos="9017"/>
        </w:tabs>
        <w:rPr>
          <w:rFonts w:asciiTheme="minorHAnsi" w:eastAsiaTheme="minorEastAsia" w:hAnsiTheme="minorHAnsi"/>
          <w:noProof/>
          <w:sz w:val="22"/>
        </w:rPr>
      </w:pPr>
      <w:hyperlink w:anchor="_Toc166252766" w:history="1">
        <w:r w:rsidRPr="00A1453F">
          <w:rPr>
            <w:rStyle w:val="Hyperlink"/>
            <w:noProof/>
          </w:rPr>
          <w:t>Hình  14 Tạo hóa đơn xuất hàng</w:t>
        </w:r>
        <w:r>
          <w:rPr>
            <w:noProof/>
            <w:webHidden/>
          </w:rPr>
          <w:tab/>
        </w:r>
        <w:r>
          <w:rPr>
            <w:noProof/>
            <w:webHidden/>
          </w:rPr>
          <w:fldChar w:fldCharType="begin"/>
        </w:r>
        <w:r>
          <w:rPr>
            <w:noProof/>
            <w:webHidden/>
          </w:rPr>
          <w:instrText xml:space="preserve"> PAGEREF _Toc166252766 \h </w:instrText>
        </w:r>
        <w:r>
          <w:rPr>
            <w:noProof/>
            <w:webHidden/>
          </w:rPr>
        </w:r>
        <w:r>
          <w:rPr>
            <w:noProof/>
            <w:webHidden/>
          </w:rPr>
          <w:fldChar w:fldCharType="separate"/>
        </w:r>
        <w:r>
          <w:rPr>
            <w:noProof/>
            <w:webHidden/>
          </w:rPr>
          <w:t>20</w:t>
        </w:r>
        <w:r>
          <w:rPr>
            <w:noProof/>
            <w:webHidden/>
          </w:rPr>
          <w:fldChar w:fldCharType="end"/>
        </w:r>
      </w:hyperlink>
    </w:p>
    <w:p w14:paraId="23A4FBFC" w14:textId="5FA31B34" w:rsidR="008608CA" w:rsidRDefault="008608CA">
      <w:pPr>
        <w:pStyle w:val="TableofFigures"/>
        <w:tabs>
          <w:tab w:val="right" w:leader="dot" w:pos="9017"/>
        </w:tabs>
        <w:rPr>
          <w:rFonts w:asciiTheme="minorHAnsi" w:eastAsiaTheme="minorEastAsia" w:hAnsiTheme="minorHAnsi"/>
          <w:noProof/>
          <w:sz w:val="22"/>
        </w:rPr>
      </w:pPr>
      <w:hyperlink w:anchor="_Toc166252767" w:history="1">
        <w:r w:rsidRPr="00A1453F">
          <w:rPr>
            <w:rStyle w:val="Hyperlink"/>
            <w:noProof/>
          </w:rPr>
          <w:t>Hình  15 Sửa hóa đơn xuất hàng</w:t>
        </w:r>
        <w:r>
          <w:rPr>
            <w:noProof/>
            <w:webHidden/>
          </w:rPr>
          <w:tab/>
        </w:r>
        <w:r>
          <w:rPr>
            <w:noProof/>
            <w:webHidden/>
          </w:rPr>
          <w:fldChar w:fldCharType="begin"/>
        </w:r>
        <w:r>
          <w:rPr>
            <w:noProof/>
            <w:webHidden/>
          </w:rPr>
          <w:instrText xml:space="preserve"> PAGEREF _Toc166252767 \h </w:instrText>
        </w:r>
        <w:r>
          <w:rPr>
            <w:noProof/>
            <w:webHidden/>
          </w:rPr>
        </w:r>
        <w:r>
          <w:rPr>
            <w:noProof/>
            <w:webHidden/>
          </w:rPr>
          <w:fldChar w:fldCharType="separate"/>
        </w:r>
        <w:r>
          <w:rPr>
            <w:noProof/>
            <w:webHidden/>
          </w:rPr>
          <w:t>22</w:t>
        </w:r>
        <w:r>
          <w:rPr>
            <w:noProof/>
            <w:webHidden/>
          </w:rPr>
          <w:fldChar w:fldCharType="end"/>
        </w:r>
      </w:hyperlink>
    </w:p>
    <w:p w14:paraId="0B63C220" w14:textId="5D230C96" w:rsidR="008608CA" w:rsidRDefault="008608CA">
      <w:pPr>
        <w:pStyle w:val="TableofFigures"/>
        <w:tabs>
          <w:tab w:val="right" w:leader="dot" w:pos="9017"/>
        </w:tabs>
        <w:rPr>
          <w:rFonts w:asciiTheme="minorHAnsi" w:eastAsiaTheme="minorEastAsia" w:hAnsiTheme="minorHAnsi"/>
          <w:noProof/>
          <w:sz w:val="22"/>
        </w:rPr>
      </w:pPr>
      <w:hyperlink w:anchor="_Toc166252768" w:history="1">
        <w:r w:rsidRPr="00A1453F">
          <w:rPr>
            <w:rStyle w:val="Hyperlink"/>
            <w:noProof/>
          </w:rPr>
          <w:t>Hình  16 Xóa hóa đơn xuất hàng</w:t>
        </w:r>
        <w:r>
          <w:rPr>
            <w:noProof/>
            <w:webHidden/>
          </w:rPr>
          <w:tab/>
        </w:r>
        <w:r>
          <w:rPr>
            <w:noProof/>
            <w:webHidden/>
          </w:rPr>
          <w:fldChar w:fldCharType="begin"/>
        </w:r>
        <w:r>
          <w:rPr>
            <w:noProof/>
            <w:webHidden/>
          </w:rPr>
          <w:instrText xml:space="preserve"> PAGEREF _Toc166252768 \h </w:instrText>
        </w:r>
        <w:r>
          <w:rPr>
            <w:noProof/>
            <w:webHidden/>
          </w:rPr>
        </w:r>
        <w:r>
          <w:rPr>
            <w:noProof/>
            <w:webHidden/>
          </w:rPr>
          <w:fldChar w:fldCharType="separate"/>
        </w:r>
        <w:r>
          <w:rPr>
            <w:noProof/>
            <w:webHidden/>
          </w:rPr>
          <w:t>23</w:t>
        </w:r>
        <w:r>
          <w:rPr>
            <w:noProof/>
            <w:webHidden/>
          </w:rPr>
          <w:fldChar w:fldCharType="end"/>
        </w:r>
      </w:hyperlink>
    </w:p>
    <w:p w14:paraId="0D1AF55C" w14:textId="7D972312" w:rsidR="008608CA" w:rsidRDefault="008608CA">
      <w:pPr>
        <w:pStyle w:val="TableofFigures"/>
        <w:tabs>
          <w:tab w:val="right" w:leader="dot" w:pos="9017"/>
        </w:tabs>
        <w:rPr>
          <w:rFonts w:asciiTheme="minorHAnsi" w:eastAsiaTheme="minorEastAsia" w:hAnsiTheme="minorHAnsi"/>
          <w:noProof/>
          <w:sz w:val="22"/>
        </w:rPr>
      </w:pPr>
      <w:hyperlink w:anchor="_Toc166252769" w:history="1">
        <w:r w:rsidRPr="00A1453F">
          <w:rPr>
            <w:rStyle w:val="Hyperlink"/>
            <w:noProof/>
          </w:rPr>
          <w:t>Hình  17 AD Thêm khách hàng</w:t>
        </w:r>
        <w:r>
          <w:rPr>
            <w:noProof/>
            <w:webHidden/>
          </w:rPr>
          <w:tab/>
        </w:r>
        <w:r>
          <w:rPr>
            <w:noProof/>
            <w:webHidden/>
          </w:rPr>
          <w:fldChar w:fldCharType="begin"/>
        </w:r>
        <w:r>
          <w:rPr>
            <w:noProof/>
            <w:webHidden/>
          </w:rPr>
          <w:instrText xml:space="preserve"> PAGEREF _Toc166252769 \h </w:instrText>
        </w:r>
        <w:r>
          <w:rPr>
            <w:noProof/>
            <w:webHidden/>
          </w:rPr>
        </w:r>
        <w:r>
          <w:rPr>
            <w:noProof/>
            <w:webHidden/>
          </w:rPr>
          <w:fldChar w:fldCharType="separate"/>
        </w:r>
        <w:r>
          <w:rPr>
            <w:noProof/>
            <w:webHidden/>
          </w:rPr>
          <w:t>25</w:t>
        </w:r>
        <w:r>
          <w:rPr>
            <w:noProof/>
            <w:webHidden/>
          </w:rPr>
          <w:fldChar w:fldCharType="end"/>
        </w:r>
      </w:hyperlink>
    </w:p>
    <w:p w14:paraId="5E437295" w14:textId="67056D7D" w:rsidR="008608CA" w:rsidRDefault="008608CA">
      <w:pPr>
        <w:pStyle w:val="TableofFigures"/>
        <w:tabs>
          <w:tab w:val="right" w:leader="dot" w:pos="9017"/>
        </w:tabs>
        <w:rPr>
          <w:rFonts w:asciiTheme="minorHAnsi" w:eastAsiaTheme="minorEastAsia" w:hAnsiTheme="minorHAnsi"/>
          <w:noProof/>
          <w:sz w:val="22"/>
        </w:rPr>
      </w:pPr>
      <w:hyperlink w:anchor="_Toc166252770" w:history="1">
        <w:r w:rsidRPr="00A1453F">
          <w:rPr>
            <w:rStyle w:val="Hyperlink"/>
            <w:noProof/>
          </w:rPr>
          <w:t>Hình  18 AD Thống kê số lượng sản phẩm nhập kho</w:t>
        </w:r>
        <w:r>
          <w:rPr>
            <w:noProof/>
            <w:webHidden/>
          </w:rPr>
          <w:tab/>
        </w:r>
        <w:r>
          <w:rPr>
            <w:noProof/>
            <w:webHidden/>
          </w:rPr>
          <w:fldChar w:fldCharType="begin"/>
        </w:r>
        <w:r>
          <w:rPr>
            <w:noProof/>
            <w:webHidden/>
          </w:rPr>
          <w:instrText xml:space="preserve"> PAGEREF _Toc166252770 \h </w:instrText>
        </w:r>
        <w:r>
          <w:rPr>
            <w:noProof/>
            <w:webHidden/>
          </w:rPr>
        </w:r>
        <w:r>
          <w:rPr>
            <w:noProof/>
            <w:webHidden/>
          </w:rPr>
          <w:fldChar w:fldCharType="separate"/>
        </w:r>
        <w:r>
          <w:rPr>
            <w:noProof/>
            <w:webHidden/>
          </w:rPr>
          <w:t>27</w:t>
        </w:r>
        <w:r>
          <w:rPr>
            <w:noProof/>
            <w:webHidden/>
          </w:rPr>
          <w:fldChar w:fldCharType="end"/>
        </w:r>
      </w:hyperlink>
    </w:p>
    <w:p w14:paraId="5C8FA5C1" w14:textId="6EB4F615" w:rsidR="008608CA" w:rsidRDefault="008608CA">
      <w:pPr>
        <w:pStyle w:val="TableofFigures"/>
        <w:tabs>
          <w:tab w:val="right" w:leader="dot" w:pos="9017"/>
        </w:tabs>
        <w:rPr>
          <w:rFonts w:asciiTheme="minorHAnsi" w:eastAsiaTheme="minorEastAsia" w:hAnsiTheme="minorHAnsi"/>
          <w:noProof/>
          <w:sz w:val="22"/>
        </w:rPr>
      </w:pPr>
      <w:hyperlink w:anchor="_Toc166252771" w:history="1">
        <w:r w:rsidRPr="00A1453F">
          <w:rPr>
            <w:rStyle w:val="Hyperlink"/>
            <w:noProof/>
          </w:rPr>
          <w:t>Hình  19 AD Thống kê số lượng sản phẩm xuất kho</w:t>
        </w:r>
        <w:r>
          <w:rPr>
            <w:noProof/>
            <w:webHidden/>
          </w:rPr>
          <w:tab/>
        </w:r>
        <w:r>
          <w:rPr>
            <w:noProof/>
            <w:webHidden/>
          </w:rPr>
          <w:fldChar w:fldCharType="begin"/>
        </w:r>
        <w:r>
          <w:rPr>
            <w:noProof/>
            <w:webHidden/>
          </w:rPr>
          <w:instrText xml:space="preserve"> PAGEREF _Toc166252771 \h </w:instrText>
        </w:r>
        <w:r>
          <w:rPr>
            <w:noProof/>
            <w:webHidden/>
          </w:rPr>
        </w:r>
        <w:r>
          <w:rPr>
            <w:noProof/>
            <w:webHidden/>
          </w:rPr>
          <w:fldChar w:fldCharType="separate"/>
        </w:r>
        <w:r>
          <w:rPr>
            <w:noProof/>
            <w:webHidden/>
          </w:rPr>
          <w:t>29</w:t>
        </w:r>
        <w:r>
          <w:rPr>
            <w:noProof/>
            <w:webHidden/>
          </w:rPr>
          <w:fldChar w:fldCharType="end"/>
        </w:r>
      </w:hyperlink>
    </w:p>
    <w:p w14:paraId="0DD6BEF9" w14:textId="18D48ECB" w:rsidR="008608CA" w:rsidRDefault="008608CA">
      <w:pPr>
        <w:pStyle w:val="TableofFigures"/>
        <w:tabs>
          <w:tab w:val="left" w:pos="1320"/>
          <w:tab w:val="right" w:leader="dot" w:pos="9017"/>
        </w:tabs>
        <w:rPr>
          <w:rFonts w:asciiTheme="minorHAnsi" w:eastAsiaTheme="minorEastAsia" w:hAnsiTheme="minorHAnsi"/>
          <w:noProof/>
          <w:sz w:val="22"/>
        </w:rPr>
      </w:pPr>
      <w:hyperlink w:anchor="_Toc166252772" w:history="1">
        <w:r w:rsidRPr="00A1453F">
          <w:rPr>
            <w:rStyle w:val="Hyperlink"/>
            <w:noProof/>
          </w:rPr>
          <w:t>Hình  20</w:t>
        </w:r>
        <w:r>
          <w:rPr>
            <w:rFonts w:asciiTheme="minorHAnsi" w:eastAsiaTheme="minorEastAsia" w:hAnsiTheme="minorHAnsi"/>
            <w:noProof/>
            <w:sz w:val="22"/>
          </w:rPr>
          <w:tab/>
        </w:r>
        <w:r w:rsidRPr="00A1453F">
          <w:rPr>
            <w:rStyle w:val="Hyperlink"/>
            <w:noProof/>
          </w:rPr>
          <w:t>AD Thống kê số lượng sản phẩm tồn kho</w:t>
        </w:r>
        <w:r>
          <w:rPr>
            <w:noProof/>
            <w:webHidden/>
          </w:rPr>
          <w:tab/>
        </w:r>
        <w:r>
          <w:rPr>
            <w:noProof/>
            <w:webHidden/>
          </w:rPr>
          <w:fldChar w:fldCharType="begin"/>
        </w:r>
        <w:r>
          <w:rPr>
            <w:noProof/>
            <w:webHidden/>
          </w:rPr>
          <w:instrText xml:space="preserve"> PAGEREF _Toc166252772 \h </w:instrText>
        </w:r>
        <w:r>
          <w:rPr>
            <w:noProof/>
            <w:webHidden/>
          </w:rPr>
        </w:r>
        <w:r>
          <w:rPr>
            <w:noProof/>
            <w:webHidden/>
          </w:rPr>
          <w:fldChar w:fldCharType="separate"/>
        </w:r>
        <w:r>
          <w:rPr>
            <w:noProof/>
            <w:webHidden/>
          </w:rPr>
          <w:t>31</w:t>
        </w:r>
        <w:r>
          <w:rPr>
            <w:noProof/>
            <w:webHidden/>
          </w:rPr>
          <w:fldChar w:fldCharType="end"/>
        </w:r>
      </w:hyperlink>
    </w:p>
    <w:p w14:paraId="0269127B" w14:textId="45DF9FA7" w:rsidR="008608CA" w:rsidRDefault="008608CA">
      <w:pPr>
        <w:pStyle w:val="TableofFigures"/>
        <w:tabs>
          <w:tab w:val="right" w:leader="dot" w:pos="9017"/>
        </w:tabs>
        <w:rPr>
          <w:rFonts w:asciiTheme="minorHAnsi" w:eastAsiaTheme="minorEastAsia" w:hAnsiTheme="minorHAnsi"/>
          <w:noProof/>
          <w:sz w:val="22"/>
        </w:rPr>
      </w:pPr>
      <w:hyperlink w:anchor="_Toc166252773" w:history="1">
        <w:r w:rsidRPr="00A1453F">
          <w:rPr>
            <w:rStyle w:val="Hyperlink"/>
            <w:noProof/>
          </w:rPr>
          <w:t>Hình  21  AD Thống kê doanh thu theo ngày/tuần/tháng</w:t>
        </w:r>
        <w:r>
          <w:rPr>
            <w:noProof/>
            <w:webHidden/>
          </w:rPr>
          <w:tab/>
        </w:r>
        <w:r>
          <w:rPr>
            <w:noProof/>
            <w:webHidden/>
          </w:rPr>
          <w:fldChar w:fldCharType="begin"/>
        </w:r>
        <w:r>
          <w:rPr>
            <w:noProof/>
            <w:webHidden/>
          </w:rPr>
          <w:instrText xml:space="preserve"> PAGEREF _Toc166252773 \h </w:instrText>
        </w:r>
        <w:r>
          <w:rPr>
            <w:noProof/>
            <w:webHidden/>
          </w:rPr>
        </w:r>
        <w:r>
          <w:rPr>
            <w:noProof/>
            <w:webHidden/>
          </w:rPr>
          <w:fldChar w:fldCharType="separate"/>
        </w:r>
        <w:r>
          <w:rPr>
            <w:noProof/>
            <w:webHidden/>
          </w:rPr>
          <w:t>33</w:t>
        </w:r>
        <w:r>
          <w:rPr>
            <w:noProof/>
            <w:webHidden/>
          </w:rPr>
          <w:fldChar w:fldCharType="end"/>
        </w:r>
      </w:hyperlink>
    </w:p>
    <w:p w14:paraId="13F698C2" w14:textId="786D6F14" w:rsidR="008608CA" w:rsidRDefault="008608CA">
      <w:pPr>
        <w:pStyle w:val="TableofFigures"/>
        <w:tabs>
          <w:tab w:val="right" w:leader="dot" w:pos="9017"/>
        </w:tabs>
        <w:rPr>
          <w:rFonts w:asciiTheme="minorHAnsi" w:eastAsiaTheme="minorEastAsia" w:hAnsiTheme="minorHAnsi"/>
          <w:noProof/>
          <w:sz w:val="22"/>
        </w:rPr>
      </w:pPr>
      <w:hyperlink w:anchor="_Toc166252774" w:history="1">
        <w:r w:rsidRPr="00A1453F">
          <w:rPr>
            <w:rStyle w:val="Hyperlink"/>
            <w:noProof/>
          </w:rPr>
          <w:t>Hình  22 Tư vấn khách hàng</w:t>
        </w:r>
        <w:r>
          <w:rPr>
            <w:noProof/>
            <w:webHidden/>
          </w:rPr>
          <w:tab/>
        </w:r>
        <w:r>
          <w:rPr>
            <w:noProof/>
            <w:webHidden/>
          </w:rPr>
          <w:fldChar w:fldCharType="begin"/>
        </w:r>
        <w:r>
          <w:rPr>
            <w:noProof/>
            <w:webHidden/>
          </w:rPr>
          <w:instrText xml:space="preserve"> PAGEREF _Toc166252774 \h </w:instrText>
        </w:r>
        <w:r>
          <w:rPr>
            <w:noProof/>
            <w:webHidden/>
          </w:rPr>
        </w:r>
        <w:r>
          <w:rPr>
            <w:noProof/>
            <w:webHidden/>
          </w:rPr>
          <w:fldChar w:fldCharType="separate"/>
        </w:r>
        <w:r>
          <w:rPr>
            <w:noProof/>
            <w:webHidden/>
          </w:rPr>
          <w:t>34</w:t>
        </w:r>
        <w:r>
          <w:rPr>
            <w:noProof/>
            <w:webHidden/>
          </w:rPr>
          <w:fldChar w:fldCharType="end"/>
        </w:r>
      </w:hyperlink>
    </w:p>
    <w:p w14:paraId="764EF410" w14:textId="4CE9E55F" w:rsidR="008608CA" w:rsidRDefault="008608CA">
      <w:pPr>
        <w:pStyle w:val="TableofFigures"/>
        <w:tabs>
          <w:tab w:val="right" w:leader="dot" w:pos="9017"/>
        </w:tabs>
        <w:rPr>
          <w:rFonts w:asciiTheme="minorHAnsi" w:eastAsiaTheme="minorEastAsia" w:hAnsiTheme="minorHAnsi"/>
          <w:noProof/>
          <w:sz w:val="22"/>
        </w:rPr>
      </w:pPr>
      <w:hyperlink w:anchor="_Toc166252775" w:history="1">
        <w:r w:rsidRPr="00A1453F">
          <w:rPr>
            <w:rStyle w:val="Hyperlink"/>
            <w:noProof/>
          </w:rPr>
          <w:t xml:space="preserve">Hình  23 AD </w:t>
        </w:r>
        <w:r w:rsidRPr="00A1453F">
          <w:rPr>
            <w:rStyle w:val="Hyperlink"/>
            <w:rFonts w:eastAsia="Times New Roman" w:cs="Times New Roman"/>
            <w:noProof/>
          </w:rPr>
          <w:t>Chọn sản phẩm cần mua</w:t>
        </w:r>
        <w:r>
          <w:rPr>
            <w:noProof/>
            <w:webHidden/>
          </w:rPr>
          <w:tab/>
        </w:r>
        <w:r>
          <w:rPr>
            <w:noProof/>
            <w:webHidden/>
          </w:rPr>
          <w:fldChar w:fldCharType="begin"/>
        </w:r>
        <w:r>
          <w:rPr>
            <w:noProof/>
            <w:webHidden/>
          </w:rPr>
          <w:instrText xml:space="preserve"> PAGEREF _Toc166252775 \h </w:instrText>
        </w:r>
        <w:r>
          <w:rPr>
            <w:noProof/>
            <w:webHidden/>
          </w:rPr>
        </w:r>
        <w:r>
          <w:rPr>
            <w:noProof/>
            <w:webHidden/>
          </w:rPr>
          <w:fldChar w:fldCharType="separate"/>
        </w:r>
        <w:r>
          <w:rPr>
            <w:noProof/>
            <w:webHidden/>
          </w:rPr>
          <w:t>36</w:t>
        </w:r>
        <w:r>
          <w:rPr>
            <w:noProof/>
            <w:webHidden/>
          </w:rPr>
          <w:fldChar w:fldCharType="end"/>
        </w:r>
      </w:hyperlink>
    </w:p>
    <w:p w14:paraId="4DF5F363" w14:textId="1452331A" w:rsidR="008608CA" w:rsidRDefault="008608CA">
      <w:pPr>
        <w:pStyle w:val="TableofFigures"/>
        <w:tabs>
          <w:tab w:val="right" w:leader="dot" w:pos="9017"/>
        </w:tabs>
        <w:rPr>
          <w:rFonts w:asciiTheme="minorHAnsi" w:eastAsiaTheme="minorEastAsia" w:hAnsiTheme="minorHAnsi"/>
          <w:noProof/>
          <w:sz w:val="22"/>
        </w:rPr>
      </w:pPr>
      <w:hyperlink w:anchor="_Toc166252776" w:history="1">
        <w:r w:rsidRPr="00A1453F">
          <w:rPr>
            <w:rStyle w:val="Hyperlink"/>
            <w:noProof/>
          </w:rPr>
          <w:t>Hình  24 AD Thanh toán mua hàng</w:t>
        </w:r>
        <w:r>
          <w:rPr>
            <w:noProof/>
            <w:webHidden/>
          </w:rPr>
          <w:tab/>
        </w:r>
        <w:r>
          <w:rPr>
            <w:noProof/>
            <w:webHidden/>
          </w:rPr>
          <w:fldChar w:fldCharType="begin"/>
        </w:r>
        <w:r>
          <w:rPr>
            <w:noProof/>
            <w:webHidden/>
          </w:rPr>
          <w:instrText xml:space="preserve"> PAGEREF _Toc166252776 \h </w:instrText>
        </w:r>
        <w:r>
          <w:rPr>
            <w:noProof/>
            <w:webHidden/>
          </w:rPr>
        </w:r>
        <w:r>
          <w:rPr>
            <w:noProof/>
            <w:webHidden/>
          </w:rPr>
          <w:fldChar w:fldCharType="separate"/>
        </w:r>
        <w:r>
          <w:rPr>
            <w:noProof/>
            <w:webHidden/>
          </w:rPr>
          <w:t>38</w:t>
        </w:r>
        <w:r>
          <w:rPr>
            <w:noProof/>
            <w:webHidden/>
          </w:rPr>
          <w:fldChar w:fldCharType="end"/>
        </w:r>
      </w:hyperlink>
    </w:p>
    <w:p w14:paraId="6F86F441" w14:textId="5BA6BD4B" w:rsidR="008608CA" w:rsidRDefault="008608CA">
      <w:pPr>
        <w:pStyle w:val="TableofFigures"/>
        <w:tabs>
          <w:tab w:val="right" w:leader="dot" w:pos="9017"/>
        </w:tabs>
        <w:rPr>
          <w:rFonts w:asciiTheme="minorHAnsi" w:eastAsiaTheme="minorEastAsia" w:hAnsiTheme="minorHAnsi"/>
          <w:noProof/>
          <w:sz w:val="22"/>
        </w:rPr>
      </w:pPr>
      <w:hyperlink w:anchor="_Toc166252777" w:history="1">
        <w:r w:rsidRPr="00A1453F">
          <w:rPr>
            <w:rStyle w:val="Hyperlink"/>
            <w:noProof/>
          </w:rPr>
          <w:t xml:space="preserve">Hình  25 AD </w:t>
        </w:r>
        <w:r w:rsidRPr="00A1453F">
          <w:rPr>
            <w:rStyle w:val="Hyperlink"/>
            <w:rFonts w:eastAsia="Times New Roman" w:cs="Times New Roman"/>
            <w:noProof/>
          </w:rPr>
          <w:t>Đánh giá của sản phẩm</w:t>
        </w:r>
        <w:r>
          <w:rPr>
            <w:noProof/>
            <w:webHidden/>
          </w:rPr>
          <w:tab/>
        </w:r>
        <w:r>
          <w:rPr>
            <w:noProof/>
            <w:webHidden/>
          </w:rPr>
          <w:fldChar w:fldCharType="begin"/>
        </w:r>
        <w:r>
          <w:rPr>
            <w:noProof/>
            <w:webHidden/>
          </w:rPr>
          <w:instrText xml:space="preserve"> PAGEREF _Toc166252777 \h </w:instrText>
        </w:r>
        <w:r>
          <w:rPr>
            <w:noProof/>
            <w:webHidden/>
          </w:rPr>
        </w:r>
        <w:r>
          <w:rPr>
            <w:noProof/>
            <w:webHidden/>
          </w:rPr>
          <w:fldChar w:fldCharType="separate"/>
        </w:r>
        <w:r>
          <w:rPr>
            <w:noProof/>
            <w:webHidden/>
          </w:rPr>
          <w:t>40</w:t>
        </w:r>
        <w:r>
          <w:rPr>
            <w:noProof/>
            <w:webHidden/>
          </w:rPr>
          <w:fldChar w:fldCharType="end"/>
        </w:r>
      </w:hyperlink>
    </w:p>
    <w:p w14:paraId="275552E8" w14:textId="3953A16B" w:rsidR="008608CA" w:rsidRDefault="008608CA">
      <w:pPr>
        <w:pStyle w:val="TableofFigures"/>
        <w:tabs>
          <w:tab w:val="right" w:leader="dot" w:pos="9017"/>
        </w:tabs>
        <w:rPr>
          <w:rFonts w:asciiTheme="minorHAnsi" w:eastAsiaTheme="minorEastAsia" w:hAnsiTheme="minorHAnsi"/>
          <w:noProof/>
          <w:sz w:val="22"/>
        </w:rPr>
      </w:pPr>
      <w:hyperlink w:anchor="_Toc166252778" w:history="1">
        <w:r w:rsidRPr="00A1453F">
          <w:rPr>
            <w:rStyle w:val="Hyperlink"/>
            <w:noProof/>
          </w:rPr>
          <w:t>Hình  26 AD</w:t>
        </w:r>
        <w:r w:rsidRPr="00A1453F">
          <w:rPr>
            <w:rStyle w:val="Hyperlink"/>
            <w:rFonts w:eastAsia="Times New Roman" w:cs="Times New Roman"/>
            <w:noProof/>
          </w:rPr>
          <w:t xml:space="preserve"> Hiển thị thông tin sản phẩm</w:t>
        </w:r>
        <w:r>
          <w:rPr>
            <w:noProof/>
            <w:webHidden/>
          </w:rPr>
          <w:tab/>
        </w:r>
        <w:r>
          <w:rPr>
            <w:noProof/>
            <w:webHidden/>
          </w:rPr>
          <w:fldChar w:fldCharType="begin"/>
        </w:r>
        <w:r>
          <w:rPr>
            <w:noProof/>
            <w:webHidden/>
          </w:rPr>
          <w:instrText xml:space="preserve"> PAGEREF _Toc166252778 \h </w:instrText>
        </w:r>
        <w:r>
          <w:rPr>
            <w:noProof/>
            <w:webHidden/>
          </w:rPr>
        </w:r>
        <w:r>
          <w:rPr>
            <w:noProof/>
            <w:webHidden/>
          </w:rPr>
          <w:fldChar w:fldCharType="separate"/>
        </w:r>
        <w:r>
          <w:rPr>
            <w:noProof/>
            <w:webHidden/>
          </w:rPr>
          <w:t>41</w:t>
        </w:r>
        <w:r>
          <w:rPr>
            <w:noProof/>
            <w:webHidden/>
          </w:rPr>
          <w:fldChar w:fldCharType="end"/>
        </w:r>
      </w:hyperlink>
    </w:p>
    <w:p w14:paraId="0F5A5A56" w14:textId="1A2B2270" w:rsidR="008608CA" w:rsidRDefault="008608CA">
      <w:pPr>
        <w:pStyle w:val="TableofFigures"/>
        <w:tabs>
          <w:tab w:val="right" w:leader="dot" w:pos="9017"/>
        </w:tabs>
        <w:rPr>
          <w:rFonts w:asciiTheme="minorHAnsi" w:eastAsiaTheme="minorEastAsia" w:hAnsiTheme="minorHAnsi"/>
          <w:noProof/>
          <w:sz w:val="22"/>
        </w:rPr>
      </w:pPr>
      <w:hyperlink r:id="rId11" w:anchor="_Toc166252779" w:history="1">
        <w:r w:rsidRPr="00A1453F">
          <w:rPr>
            <w:rStyle w:val="Hyperlink"/>
            <w:noProof/>
          </w:rPr>
          <w:t xml:space="preserve">Hình  27 </w:t>
        </w:r>
        <w:r w:rsidRPr="00A1453F">
          <w:rPr>
            <w:rStyle w:val="Hyperlink"/>
            <w:rFonts w:eastAsia="Times New Roman" w:cs="Times New Roman"/>
            <w:noProof/>
          </w:rPr>
          <w:t>Hiển thị đánh giá của khách hàng về sản phẩm</w:t>
        </w:r>
        <w:r>
          <w:rPr>
            <w:noProof/>
            <w:webHidden/>
          </w:rPr>
          <w:tab/>
        </w:r>
        <w:r>
          <w:rPr>
            <w:noProof/>
            <w:webHidden/>
          </w:rPr>
          <w:fldChar w:fldCharType="begin"/>
        </w:r>
        <w:r>
          <w:rPr>
            <w:noProof/>
            <w:webHidden/>
          </w:rPr>
          <w:instrText xml:space="preserve"> PAGEREF _Toc166252779 \h </w:instrText>
        </w:r>
        <w:r>
          <w:rPr>
            <w:noProof/>
            <w:webHidden/>
          </w:rPr>
        </w:r>
        <w:r>
          <w:rPr>
            <w:noProof/>
            <w:webHidden/>
          </w:rPr>
          <w:fldChar w:fldCharType="separate"/>
        </w:r>
        <w:r>
          <w:rPr>
            <w:noProof/>
            <w:webHidden/>
          </w:rPr>
          <w:t>43</w:t>
        </w:r>
        <w:r>
          <w:rPr>
            <w:noProof/>
            <w:webHidden/>
          </w:rPr>
          <w:fldChar w:fldCharType="end"/>
        </w:r>
      </w:hyperlink>
    </w:p>
    <w:p w14:paraId="184856BB" w14:textId="6C1B3A19" w:rsidR="008608CA" w:rsidRDefault="008608CA">
      <w:pPr>
        <w:pStyle w:val="TableofFigures"/>
        <w:tabs>
          <w:tab w:val="right" w:leader="dot" w:pos="9017"/>
        </w:tabs>
        <w:rPr>
          <w:rFonts w:asciiTheme="minorHAnsi" w:eastAsiaTheme="minorEastAsia" w:hAnsiTheme="minorHAnsi"/>
          <w:noProof/>
          <w:sz w:val="22"/>
        </w:rPr>
      </w:pPr>
      <w:hyperlink w:anchor="_Toc166252780" w:history="1">
        <w:r w:rsidRPr="00A1453F">
          <w:rPr>
            <w:rStyle w:val="Hyperlink"/>
            <w:noProof/>
          </w:rPr>
          <w:t xml:space="preserve">Hình  28 AD </w:t>
        </w:r>
        <w:r w:rsidRPr="00A1453F">
          <w:rPr>
            <w:rStyle w:val="Hyperlink"/>
            <w:rFonts w:eastAsia="Times New Roman" w:cs="Times New Roman"/>
            <w:noProof/>
          </w:rPr>
          <w:t>Hiển thị gợi ý sản phẩm</w:t>
        </w:r>
        <w:r>
          <w:rPr>
            <w:noProof/>
            <w:webHidden/>
          </w:rPr>
          <w:tab/>
        </w:r>
        <w:r>
          <w:rPr>
            <w:noProof/>
            <w:webHidden/>
          </w:rPr>
          <w:fldChar w:fldCharType="begin"/>
        </w:r>
        <w:r>
          <w:rPr>
            <w:noProof/>
            <w:webHidden/>
          </w:rPr>
          <w:instrText xml:space="preserve"> PAGEREF _Toc166252780 \h </w:instrText>
        </w:r>
        <w:r>
          <w:rPr>
            <w:noProof/>
            <w:webHidden/>
          </w:rPr>
        </w:r>
        <w:r>
          <w:rPr>
            <w:noProof/>
            <w:webHidden/>
          </w:rPr>
          <w:fldChar w:fldCharType="separate"/>
        </w:r>
        <w:r>
          <w:rPr>
            <w:noProof/>
            <w:webHidden/>
          </w:rPr>
          <w:t>45</w:t>
        </w:r>
        <w:r>
          <w:rPr>
            <w:noProof/>
            <w:webHidden/>
          </w:rPr>
          <w:fldChar w:fldCharType="end"/>
        </w:r>
      </w:hyperlink>
    </w:p>
    <w:p w14:paraId="2A341455" w14:textId="60CAEB77" w:rsidR="008608CA" w:rsidRDefault="008608CA">
      <w:pPr>
        <w:pStyle w:val="TableofFigures"/>
        <w:tabs>
          <w:tab w:val="right" w:leader="dot" w:pos="9017"/>
        </w:tabs>
        <w:rPr>
          <w:rFonts w:asciiTheme="minorHAnsi" w:eastAsiaTheme="minorEastAsia" w:hAnsiTheme="minorHAnsi"/>
          <w:noProof/>
          <w:sz w:val="22"/>
        </w:rPr>
      </w:pPr>
      <w:hyperlink w:anchor="_Toc166252781" w:history="1">
        <w:r w:rsidRPr="00A1453F">
          <w:rPr>
            <w:rStyle w:val="Hyperlink"/>
            <w:noProof/>
          </w:rPr>
          <w:t>Hình  29 Ad Đăng ký</w:t>
        </w:r>
        <w:r>
          <w:rPr>
            <w:noProof/>
            <w:webHidden/>
          </w:rPr>
          <w:tab/>
        </w:r>
        <w:r>
          <w:rPr>
            <w:noProof/>
            <w:webHidden/>
          </w:rPr>
          <w:fldChar w:fldCharType="begin"/>
        </w:r>
        <w:r>
          <w:rPr>
            <w:noProof/>
            <w:webHidden/>
          </w:rPr>
          <w:instrText xml:space="preserve"> PAGEREF _Toc166252781 \h </w:instrText>
        </w:r>
        <w:r>
          <w:rPr>
            <w:noProof/>
            <w:webHidden/>
          </w:rPr>
        </w:r>
        <w:r>
          <w:rPr>
            <w:noProof/>
            <w:webHidden/>
          </w:rPr>
          <w:fldChar w:fldCharType="separate"/>
        </w:r>
        <w:r>
          <w:rPr>
            <w:noProof/>
            <w:webHidden/>
          </w:rPr>
          <w:t>47</w:t>
        </w:r>
        <w:r>
          <w:rPr>
            <w:noProof/>
            <w:webHidden/>
          </w:rPr>
          <w:fldChar w:fldCharType="end"/>
        </w:r>
      </w:hyperlink>
    </w:p>
    <w:p w14:paraId="28E569C7" w14:textId="697A0D10" w:rsidR="009B19BB" w:rsidRDefault="00152B01">
      <w:pPr>
        <w:rPr>
          <w:rFonts w:cs="Times New Roman"/>
          <w:b/>
          <w:sz w:val="24"/>
          <w:szCs w:val="24"/>
        </w:rPr>
        <w:sectPr w:rsidR="009B19BB" w:rsidSect="008608CA">
          <w:headerReference w:type="default" r:id="rId12"/>
          <w:pgSz w:w="11907" w:h="16840" w:code="9"/>
          <w:pgMar w:top="1440" w:right="1440" w:bottom="1440" w:left="1440" w:header="720" w:footer="720" w:gutter="0"/>
          <w:pgNumType w:fmt="lowerRoman" w:start="1"/>
          <w:cols w:space="720"/>
          <w:docGrid w:linePitch="360"/>
        </w:sectPr>
      </w:pPr>
      <w:r>
        <w:rPr>
          <w:rFonts w:cs="Times New Roman"/>
          <w:b/>
          <w:sz w:val="24"/>
          <w:szCs w:val="24"/>
        </w:rPr>
        <w:fldChar w:fldCharType="end"/>
      </w:r>
      <w:r w:rsidR="00200613">
        <w:rPr>
          <w:rFonts w:cs="Times New Roman"/>
          <w:b/>
          <w:sz w:val="24"/>
          <w:szCs w:val="24"/>
        </w:rPr>
        <w:br w:type="page"/>
      </w:r>
    </w:p>
    <w:p w14:paraId="5C653915" w14:textId="189F0DE9" w:rsidR="00200613" w:rsidRDefault="00200613">
      <w:pPr>
        <w:rPr>
          <w:rFonts w:cs="Times New Roman"/>
          <w:b/>
          <w:sz w:val="24"/>
          <w:szCs w:val="24"/>
        </w:rPr>
      </w:pPr>
    </w:p>
    <w:p w14:paraId="33E633EB" w14:textId="56CFAD7E" w:rsidR="00200613" w:rsidRDefault="00200613" w:rsidP="00200613">
      <w:pPr>
        <w:pStyle w:val="Heading1"/>
      </w:pPr>
      <w:bookmarkStart w:id="1" w:name="_Toc166252782"/>
      <w:r>
        <w:t>mô tả khái quát hệ thống</w:t>
      </w:r>
      <w:bookmarkEnd w:id="1"/>
    </w:p>
    <w:p w14:paraId="0E28F09D" w14:textId="56F50036" w:rsidR="00200613" w:rsidRDefault="00200613" w:rsidP="00200613">
      <w:pPr>
        <w:pStyle w:val="Heading2"/>
      </w:pPr>
      <w:bookmarkStart w:id="2" w:name="_Toc166252783"/>
      <w:r>
        <w:t>Tổng quan về hệ thống</w:t>
      </w:r>
      <w:bookmarkEnd w:id="2"/>
    </w:p>
    <w:p w14:paraId="6AB856A3" w14:textId="32B19B15" w:rsidR="00BF500E" w:rsidRDefault="00BF500E" w:rsidP="00BF500E">
      <w:pPr>
        <w:ind w:firstLine="576"/>
      </w:pPr>
      <w:r>
        <w:t>Hệ thống bán hàng online và quản lý tồn kho của cửa hàng mật ong là một giải pháp hiện đại và hiệu quả giúp cửa hàng tối ưu hóa quy trình kinh doanh. Thông qua nền tảng này, khách hàng có thể dễ dàng xem và mua sản phẩm mật ong trực tuyến từ bất cứ đâu. Đồng thời, hệ thống cũng cung cấp cho chủ cửa hàng một công cụ quản lý tồn kho thông minh, giúp theo dõi số lượng hàng tồn kho, các đơn đặt hàng và xu hướng bán hàng.</w:t>
      </w:r>
    </w:p>
    <w:p w14:paraId="1198BF7F" w14:textId="5DE72E97" w:rsidR="00BF500E" w:rsidRDefault="00BF500E" w:rsidP="00BF500E">
      <w:pPr>
        <w:ind w:firstLine="576"/>
      </w:pPr>
      <w:r>
        <w:t>Bằng cách tự động hóa các quy trình, hệ thống giúp tiết kiệm thời gian và công sức của cửa hàng. Nhân viên có thể dễ dàng cập nhật thông tin về sản phẩm và đơn hàng mới, từ đó tối ưu hóa quản lý hàng tồn kho và đáp ứng nhu cầu của khách hàng một cách nhanh chóng.</w:t>
      </w:r>
    </w:p>
    <w:p w14:paraId="1015F4E8" w14:textId="2BF71BEB" w:rsidR="00200613" w:rsidRPr="00200613" w:rsidRDefault="00BF500E" w:rsidP="00BF500E">
      <w:pPr>
        <w:ind w:firstLine="576"/>
      </w:pPr>
      <w:r>
        <w:t>Với hệ thống bán hàng online và quản lý tồn kho, cửa hàng mật ong không chỉ tăng cường sự hiện diện của mình trên mạng internet mà còn nâng cao hiệu quả kinh doanh và sự hài lòng của khách hàng. Đây là một bước tiến quan trọng trong việc phát triển và định vị thương hiệu cửa hàng trong thời đại số ngày nay.</w:t>
      </w:r>
    </w:p>
    <w:p w14:paraId="126EA311" w14:textId="4D6A1E1C" w:rsidR="00200613" w:rsidRPr="0097533B" w:rsidRDefault="00200613" w:rsidP="00200613">
      <w:pPr>
        <w:pStyle w:val="Heading2"/>
        <w:rPr>
          <w:color w:val="auto"/>
        </w:rPr>
      </w:pPr>
      <w:bookmarkStart w:id="3" w:name="_Toc166252784"/>
      <w:r w:rsidRPr="0097533B">
        <w:rPr>
          <w:color w:val="auto"/>
        </w:rPr>
        <w:t>Sơ đồ luồng nghiệp vụ hệ thống</w:t>
      </w:r>
      <w:r w:rsidR="00770322" w:rsidRPr="0097533B">
        <w:rPr>
          <w:color w:val="auto"/>
        </w:rPr>
        <w:t xml:space="preserve"> (business workflow)</w:t>
      </w:r>
      <w:bookmarkEnd w:id="3"/>
    </w:p>
    <w:p w14:paraId="7B11FE72" w14:textId="68075231" w:rsidR="00D360BD" w:rsidRPr="0097533B" w:rsidRDefault="0097533B" w:rsidP="00CD178A">
      <w:pPr>
        <w:pStyle w:val="Heading3"/>
      </w:pPr>
      <w:bookmarkStart w:id="4" w:name="_Toc166252785"/>
      <w:r w:rsidRPr="0097533B">
        <w:t>Sơ đồ nghiệp vụ hệ thống as-is</w:t>
      </w:r>
      <w:bookmarkEnd w:id="4"/>
    </w:p>
    <w:p w14:paraId="7C1DBC11" w14:textId="77777777" w:rsidR="00D360BD" w:rsidRDefault="00D360BD" w:rsidP="00D360BD">
      <w:pPr>
        <w:keepNext/>
      </w:pPr>
      <w:r>
        <w:rPr>
          <w:noProof/>
        </w:rPr>
        <w:drawing>
          <wp:inline distT="0" distB="0" distL="0" distR="0" wp14:anchorId="7EFCE53D" wp14:editId="2CFD9BDF">
            <wp:extent cx="140208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MN as-is-quy trình quản lý kho.jpg"/>
                    <pic:cNvPicPr/>
                  </pic:nvPicPr>
                  <pic:blipFill>
                    <a:blip r:embed="rId13">
                      <a:extLst>
                        <a:ext uri="{28A0092B-C50C-407E-A947-70E740481C1C}">
                          <a14:useLocalDpi xmlns:a14="http://schemas.microsoft.com/office/drawing/2010/main" val="0"/>
                        </a:ext>
                      </a:extLst>
                    </a:blip>
                    <a:stretch>
                      <a:fillRect/>
                    </a:stretch>
                  </pic:blipFill>
                  <pic:spPr>
                    <a:xfrm>
                      <a:off x="0" y="0"/>
                      <a:ext cx="14020800" cy="3476625"/>
                    </a:xfrm>
                    <a:prstGeom prst="rect">
                      <a:avLst/>
                    </a:prstGeom>
                  </pic:spPr>
                </pic:pic>
              </a:graphicData>
            </a:graphic>
          </wp:inline>
        </w:drawing>
      </w:r>
    </w:p>
    <w:p w14:paraId="6A4489B5" w14:textId="63801558" w:rsidR="00200613" w:rsidRDefault="00D360BD" w:rsidP="00D360BD">
      <w:pPr>
        <w:pStyle w:val="Caption"/>
        <w:jc w:val="center"/>
      </w:pPr>
      <w:bookmarkStart w:id="5" w:name="_Toc166252753"/>
      <w:r>
        <w:t xml:space="preserve">Hình  </w:t>
      </w:r>
      <w:r w:rsidR="00AC5000">
        <w:fldChar w:fldCharType="begin"/>
      </w:r>
      <w:r w:rsidR="00AC5000">
        <w:instrText xml:space="preserve"> SEQ Hình_ \* ARABIC </w:instrText>
      </w:r>
      <w:r w:rsidR="00AC5000">
        <w:fldChar w:fldCharType="separate"/>
      </w:r>
      <w:r w:rsidR="003648D2">
        <w:rPr>
          <w:noProof/>
        </w:rPr>
        <w:t>1</w:t>
      </w:r>
      <w:r w:rsidR="00AC5000">
        <w:rPr>
          <w:noProof/>
        </w:rPr>
        <w:fldChar w:fldCharType="end"/>
      </w:r>
      <w:r>
        <w:t xml:space="preserve"> Quy trình nhậ</w:t>
      </w:r>
      <w:r w:rsidRPr="00F40D6C">
        <w:t>p hàng as-is</w:t>
      </w:r>
      <w:bookmarkEnd w:id="5"/>
    </w:p>
    <w:p w14:paraId="5E293233" w14:textId="77777777" w:rsidR="0097533B" w:rsidRDefault="00D360BD" w:rsidP="0097533B">
      <w:pPr>
        <w:keepNext/>
      </w:pPr>
      <w:r>
        <w:rPr>
          <w:noProof/>
        </w:rPr>
        <w:lastRenderedPageBreak/>
        <w:drawing>
          <wp:inline distT="0" distB="0" distL="0" distR="0" wp14:anchorId="194FEC11" wp14:editId="686ACE84">
            <wp:extent cx="12963525" cy="3533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MN as-is-bán hàng tại cửa hàng .jpg"/>
                    <pic:cNvPicPr/>
                  </pic:nvPicPr>
                  <pic:blipFill>
                    <a:blip r:embed="rId14">
                      <a:extLst>
                        <a:ext uri="{28A0092B-C50C-407E-A947-70E740481C1C}">
                          <a14:useLocalDpi xmlns:a14="http://schemas.microsoft.com/office/drawing/2010/main" val="0"/>
                        </a:ext>
                      </a:extLst>
                    </a:blip>
                    <a:stretch>
                      <a:fillRect/>
                    </a:stretch>
                  </pic:blipFill>
                  <pic:spPr>
                    <a:xfrm>
                      <a:off x="0" y="0"/>
                      <a:ext cx="12963525" cy="3533775"/>
                    </a:xfrm>
                    <a:prstGeom prst="rect">
                      <a:avLst/>
                    </a:prstGeom>
                  </pic:spPr>
                </pic:pic>
              </a:graphicData>
            </a:graphic>
          </wp:inline>
        </w:drawing>
      </w:r>
    </w:p>
    <w:p w14:paraId="2073BAD1" w14:textId="7BC5EA1F" w:rsidR="00D360BD" w:rsidRDefault="0097533B" w:rsidP="0097533B">
      <w:pPr>
        <w:pStyle w:val="Caption"/>
        <w:jc w:val="center"/>
      </w:pPr>
      <w:bookmarkStart w:id="6" w:name="_Toc166252754"/>
      <w:r>
        <w:t xml:space="preserve">Hình  </w:t>
      </w:r>
      <w:r w:rsidR="00AC5000">
        <w:fldChar w:fldCharType="begin"/>
      </w:r>
      <w:r w:rsidR="00AC5000">
        <w:instrText xml:space="preserve"> SEQ Hình_ \* ARABIC </w:instrText>
      </w:r>
      <w:r w:rsidR="00AC5000">
        <w:fldChar w:fldCharType="separate"/>
      </w:r>
      <w:r w:rsidR="003648D2">
        <w:rPr>
          <w:noProof/>
        </w:rPr>
        <w:t>2</w:t>
      </w:r>
      <w:r w:rsidR="00AC5000">
        <w:rPr>
          <w:noProof/>
        </w:rPr>
        <w:fldChar w:fldCharType="end"/>
      </w:r>
      <w:r>
        <w:t xml:space="preserve"> Quy trình bán hàng tại cửa hàng as-is</w:t>
      </w:r>
      <w:bookmarkEnd w:id="6"/>
    </w:p>
    <w:p w14:paraId="0C870D35" w14:textId="77777777" w:rsidR="0097533B" w:rsidRDefault="00D360BD" w:rsidP="0097533B">
      <w:pPr>
        <w:keepNext/>
      </w:pPr>
      <w:r>
        <w:rPr>
          <w:noProof/>
        </w:rPr>
        <w:drawing>
          <wp:inline distT="0" distB="0" distL="0" distR="0" wp14:anchorId="13031FA1" wp14:editId="384D5928">
            <wp:extent cx="14011275" cy="3476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MN as-is-bán onlin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11275" cy="3476625"/>
                    </a:xfrm>
                    <a:prstGeom prst="rect">
                      <a:avLst/>
                    </a:prstGeom>
                  </pic:spPr>
                </pic:pic>
              </a:graphicData>
            </a:graphic>
          </wp:inline>
        </w:drawing>
      </w:r>
    </w:p>
    <w:p w14:paraId="1D102F8C" w14:textId="4F39C92D" w:rsidR="00D360BD" w:rsidRDefault="0097533B" w:rsidP="0097533B">
      <w:pPr>
        <w:pStyle w:val="Caption"/>
        <w:jc w:val="center"/>
      </w:pPr>
      <w:bookmarkStart w:id="7" w:name="_Toc166252755"/>
      <w:r>
        <w:t xml:space="preserve">Hình  </w:t>
      </w:r>
      <w:r w:rsidR="00AC5000">
        <w:fldChar w:fldCharType="begin"/>
      </w:r>
      <w:r w:rsidR="00AC5000">
        <w:instrText xml:space="preserve"> SEQ Hình_ \* ARABIC </w:instrText>
      </w:r>
      <w:r w:rsidR="00AC5000">
        <w:fldChar w:fldCharType="separate"/>
      </w:r>
      <w:r w:rsidR="003648D2">
        <w:rPr>
          <w:noProof/>
        </w:rPr>
        <w:t>3</w:t>
      </w:r>
      <w:r w:rsidR="00AC5000">
        <w:rPr>
          <w:noProof/>
        </w:rPr>
        <w:fldChar w:fldCharType="end"/>
      </w:r>
      <w:r>
        <w:t xml:space="preserve"> Quy trình bán hàng trực tuyến as-is</w:t>
      </w:r>
      <w:bookmarkEnd w:id="7"/>
    </w:p>
    <w:p w14:paraId="3868D650" w14:textId="28F28338" w:rsidR="00D360BD" w:rsidRDefault="00D360BD" w:rsidP="00D360BD"/>
    <w:p w14:paraId="2339B242" w14:textId="6AE722AC" w:rsidR="00D360BD" w:rsidRDefault="0097533B" w:rsidP="00CD178A">
      <w:pPr>
        <w:pStyle w:val="Heading3"/>
      </w:pPr>
      <w:bookmarkStart w:id="8" w:name="_Toc166252786"/>
      <w:r>
        <w:lastRenderedPageBreak/>
        <w:t>Quy trình nghiệp vụ hệ thống to-be</w:t>
      </w:r>
      <w:bookmarkEnd w:id="8"/>
    </w:p>
    <w:p w14:paraId="32BFABA8" w14:textId="77777777" w:rsidR="0097533B" w:rsidRDefault="00D360BD" w:rsidP="0097533B">
      <w:pPr>
        <w:keepNext/>
      </w:pPr>
      <w:r>
        <w:rPr>
          <w:noProof/>
        </w:rPr>
        <w:drawing>
          <wp:inline distT="0" distB="0" distL="0" distR="0" wp14:anchorId="2B49AC56" wp14:editId="58771B05">
            <wp:extent cx="13289280" cy="6781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MNtobe_use case-quanlykho.jpg"/>
                    <pic:cNvPicPr/>
                  </pic:nvPicPr>
                  <pic:blipFill>
                    <a:blip r:embed="rId16">
                      <a:extLst>
                        <a:ext uri="{28A0092B-C50C-407E-A947-70E740481C1C}">
                          <a14:useLocalDpi xmlns:a14="http://schemas.microsoft.com/office/drawing/2010/main" val="0"/>
                        </a:ext>
                      </a:extLst>
                    </a:blip>
                    <a:stretch>
                      <a:fillRect/>
                    </a:stretch>
                  </pic:blipFill>
                  <pic:spPr>
                    <a:xfrm>
                      <a:off x="0" y="0"/>
                      <a:ext cx="13289280" cy="6781800"/>
                    </a:xfrm>
                    <a:prstGeom prst="rect">
                      <a:avLst/>
                    </a:prstGeom>
                  </pic:spPr>
                </pic:pic>
              </a:graphicData>
            </a:graphic>
          </wp:inline>
        </w:drawing>
      </w:r>
    </w:p>
    <w:p w14:paraId="37861B63" w14:textId="05E4B762" w:rsidR="00D360BD" w:rsidRDefault="0097533B" w:rsidP="0097533B">
      <w:pPr>
        <w:pStyle w:val="Caption"/>
        <w:jc w:val="center"/>
      </w:pPr>
      <w:bookmarkStart w:id="9" w:name="_Toc166252756"/>
      <w:r>
        <w:t xml:space="preserve">Hình  </w:t>
      </w:r>
      <w:r w:rsidR="00AC5000">
        <w:fldChar w:fldCharType="begin"/>
      </w:r>
      <w:r w:rsidR="00AC5000">
        <w:instrText xml:space="preserve"> SEQ Hình_ \* ARABIC </w:instrText>
      </w:r>
      <w:r w:rsidR="00AC5000">
        <w:fldChar w:fldCharType="separate"/>
      </w:r>
      <w:r w:rsidR="003648D2">
        <w:rPr>
          <w:noProof/>
        </w:rPr>
        <w:t>4</w:t>
      </w:r>
      <w:r w:rsidR="00AC5000">
        <w:rPr>
          <w:noProof/>
        </w:rPr>
        <w:fldChar w:fldCharType="end"/>
      </w:r>
      <w:r>
        <w:t xml:space="preserve"> Quy trình nhập hàng to-be</w:t>
      </w:r>
      <w:bookmarkEnd w:id="9"/>
    </w:p>
    <w:p w14:paraId="00284536" w14:textId="337620AD" w:rsidR="00D360BD" w:rsidRDefault="00D360BD" w:rsidP="00D360BD"/>
    <w:p w14:paraId="5D8392F8" w14:textId="77777777" w:rsidR="0097533B" w:rsidRDefault="00D360BD" w:rsidP="0097533B">
      <w:pPr>
        <w:keepNext/>
      </w:pPr>
      <w:r>
        <w:rPr>
          <w:noProof/>
        </w:rPr>
        <w:lastRenderedPageBreak/>
        <w:drawing>
          <wp:inline distT="0" distB="0" distL="0" distR="0" wp14:anchorId="3D7F6E97" wp14:editId="15D6238F">
            <wp:extent cx="13289280" cy="412559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MNtobe_use case-bán hàng of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89280" cy="4125595"/>
                    </a:xfrm>
                    <a:prstGeom prst="rect">
                      <a:avLst/>
                    </a:prstGeom>
                  </pic:spPr>
                </pic:pic>
              </a:graphicData>
            </a:graphic>
          </wp:inline>
        </w:drawing>
      </w:r>
    </w:p>
    <w:p w14:paraId="4B5D7FDC" w14:textId="42A17476" w:rsidR="00D360BD" w:rsidRDefault="0097533B" w:rsidP="0097533B">
      <w:pPr>
        <w:pStyle w:val="Caption"/>
        <w:jc w:val="center"/>
      </w:pPr>
      <w:bookmarkStart w:id="10" w:name="_Toc166252757"/>
      <w:r>
        <w:t xml:space="preserve">Hình  </w:t>
      </w:r>
      <w:r w:rsidR="00AC5000">
        <w:fldChar w:fldCharType="begin"/>
      </w:r>
      <w:r w:rsidR="00AC5000">
        <w:instrText xml:space="preserve"> SEQ Hình_ \* ARABIC </w:instrText>
      </w:r>
      <w:r w:rsidR="00AC5000">
        <w:fldChar w:fldCharType="separate"/>
      </w:r>
      <w:r w:rsidR="003648D2">
        <w:rPr>
          <w:noProof/>
        </w:rPr>
        <w:t>5</w:t>
      </w:r>
      <w:r w:rsidR="00AC5000">
        <w:rPr>
          <w:noProof/>
        </w:rPr>
        <w:fldChar w:fldCharType="end"/>
      </w:r>
      <w:r>
        <w:t xml:space="preserve"> Quy trình bán hàng tại cửa hàng to-be</w:t>
      </w:r>
      <w:bookmarkEnd w:id="10"/>
    </w:p>
    <w:p w14:paraId="72D2D726" w14:textId="77777777" w:rsidR="0097533B" w:rsidRDefault="00D360BD" w:rsidP="0097533B">
      <w:pPr>
        <w:keepNext/>
      </w:pPr>
      <w:r>
        <w:rPr>
          <w:noProof/>
        </w:rPr>
        <w:drawing>
          <wp:inline distT="0" distB="0" distL="0" distR="0" wp14:anchorId="1A158820" wp14:editId="656165CC">
            <wp:extent cx="13289280" cy="351853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MNtobe_use case-bán hàng 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289280" cy="3518535"/>
                    </a:xfrm>
                    <a:prstGeom prst="rect">
                      <a:avLst/>
                    </a:prstGeom>
                  </pic:spPr>
                </pic:pic>
              </a:graphicData>
            </a:graphic>
          </wp:inline>
        </w:drawing>
      </w:r>
    </w:p>
    <w:p w14:paraId="63756758" w14:textId="29DB6269" w:rsidR="00D360BD" w:rsidRPr="00D360BD" w:rsidRDefault="0097533B" w:rsidP="0097533B">
      <w:pPr>
        <w:pStyle w:val="Caption"/>
      </w:pPr>
      <w:bookmarkStart w:id="11" w:name="_Toc166252758"/>
      <w:r>
        <w:t xml:space="preserve">Hình  </w:t>
      </w:r>
      <w:r w:rsidR="00AC5000">
        <w:fldChar w:fldCharType="begin"/>
      </w:r>
      <w:r w:rsidR="00AC5000">
        <w:instrText xml:space="preserve"> SEQ Hình_ \* ARABIC </w:instrText>
      </w:r>
      <w:r w:rsidR="00AC5000">
        <w:fldChar w:fldCharType="separate"/>
      </w:r>
      <w:r w:rsidR="003648D2">
        <w:rPr>
          <w:noProof/>
        </w:rPr>
        <w:t>6</w:t>
      </w:r>
      <w:r w:rsidR="00AC5000">
        <w:rPr>
          <w:noProof/>
        </w:rPr>
        <w:fldChar w:fldCharType="end"/>
      </w:r>
      <w:r>
        <w:t xml:space="preserve"> Quy trình bán hàng trực tuyến to-be</w:t>
      </w:r>
      <w:bookmarkEnd w:id="11"/>
    </w:p>
    <w:p w14:paraId="79B5C178" w14:textId="5F5D03C3" w:rsidR="00D360BD" w:rsidRDefault="00200613" w:rsidP="00D360BD">
      <w:pPr>
        <w:pStyle w:val="Heading2"/>
      </w:pPr>
      <w:bookmarkStart w:id="12" w:name="_Toc166252787"/>
      <w:r>
        <w:t>Sơ đồ use case</w:t>
      </w:r>
      <w:bookmarkEnd w:id="12"/>
    </w:p>
    <w:p w14:paraId="0E663FB6" w14:textId="03A6E3DD" w:rsidR="0097533B" w:rsidRDefault="0097533B" w:rsidP="0097533B"/>
    <w:p w14:paraId="34805859" w14:textId="75F8AE3C" w:rsidR="0097533B" w:rsidRPr="0097533B" w:rsidRDefault="0097533B" w:rsidP="0097533B">
      <w:pPr>
        <w:sectPr w:rsidR="0097533B" w:rsidRPr="0097533B" w:rsidSect="008608CA">
          <w:headerReference w:type="default" r:id="rId19"/>
          <w:footerReference w:type="default" r:id="rId20"/>
          <w:pgSz w:w="23808" w:h="16840" w:orient="landscape" w:code="8"/>
          <w:pgMar w:top="1440" w:right="1440" w:bottom="1440" w:left="1440" w:header="720" w:footer="720" w:gutter="0"/>
          <w:pgNumType w:start="1"/>
          <w:cols w:space="720"/>
          <w:docGrid w:linePitch="360"/>
        </w:sectPr>
      </w:pPr>
      <w:r>
        <w:rPr>
          <w:noProof/>
        </w:rPr>
        <w:lastRenderedPageBreak/>
        <w:drawing>
          <wp:inline distT="0" distB="0" distL="0" distR="0" wp14:anchorId="60412995" wp14:editId="39A3B36B">
            <wp:extent cx="11953240" cy="886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tobe_use case-u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53240" cy="8864600"/>
                    </a:xfrm>
                    <a:prstGeom prst="rect">
                      <a:avLst/>
                    </a:prstGeom>
                  </pic:spPr>
                </pic:pic>
              </a:graphicData>
            </a:graphic>
          </wp:inline>
        </w:drawing>
      </w:r>
    </w:p>
    <w:p w14:paraId="3BDBA9B2" w14:textId="5FBA966F" w:rsidR="00200613" w:rsidRPr="0097533B" w:rsidRDefault="00200613" w:rsidP="0097533B">
      <w:pPr>
        <w:pStyle w:val="Heading1"/>
      </w:pPr>
      <w:bookmarkStart w:id="13" w:name="_Toc166252788"/>
      <w:r w:rsidRPr="0097533B">
        <w:lastRenderedPageBreak/>
        <w:t>Yêu cầu chức năng</w:t>
      </w:r>
      <w:bookmarkEnd w:id="13"/>
    </w:p>
    <w:p w14:paraId="7CCE73C1" w14:textId="7A3D0A9E" w:rsidR="00AC5000" w:rsidRPr="00AC5000" w:rsidRDefault="00200613" w:rsidP="00AC5000">
      <w:pPr>
        <w:pStyle w:val="Heading2"/>
      </w:pPr>
      <w:bookmarkStart w:id="14" w:name="_Toc166252789"/>
      <w:r>
        <w:t>Đặc tả</w:t>
      </w:r>
      <w:r w:rsidR="00C33FB9">
        <w:t xml:space="preserve"> use case quản lý tồn kho</w:t>
      </w:r>
      <w:bookmarkEnd w:id="14"/>
    </w:p>
    <w:p w14:paraId="5DDEF2AF" w14:textId="77777777" w:rsidR="0097533B" w:rsidRDefault="0097533B">
      <w:pPr>
        <w:spacing w:after="0" w:line="276" w:lineRule="auto"/>
        <w:rPr>
          <w:rFonts w:eastAsia="Times New Roman" w:cs="Times New Roman"/>
          <w:szCs w:val="26"/>
        </w:rPr>
      </w:pPr>
    </w:p>
    <w:tbl>
      <w:tblPr>
        <w:tblW w:w="9350" w:type="dxa"/>
        <w:tblLayout w:type="fixed"/>
        <w:tblLook w:val="0400" w:firstRow="0" w:lastRow="0" w:firstColumn="0" w:lastColumn="0" w:noHBand="0" w:noVBand="1"/>
      </w:tblPr>
      <w:tblGrid>
        <w:gridCol w:w="1925"/>
        <w:gridCol w:w="7425"/>
      </w:tblGrid>
      <w:tr w:rsidR="0097533B" w14:paraId="708EAE77"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0FD56" w14:textId="77777777" w:rsidR="0097533B" w:rsidRDefault="0097533B">
            <w:pPr>
              <w:rPr>
                <w:rFonts w:eastAsia="Times New Roman" w:cs="Times New Roman"/>
                <w:szCs w:val="26"/>
              </w:rPr>
            </w:pPr>
            <w:r>
              <w:rPr>
                <w:rFonts w:eastAsia="Times New Roman" w:cs="Times New Roman"/>
                <w:szCs w:val="26"/>
              </w:rPr>
              <w:t>Use case ID</w:t>
            </w:r>
          </w:p>
          <w:p w14:paraId="1FD3BD50" w14:textId="77777777" w:rsidR="0097533B" w:rsidRDefault="0097533B">
            <w:pPr>
              <w:rPr>
                <w:rFonts w:eastAsia="Times New Roman" w:cs="Times New Roman"/>
                <w:szCs w:val="26"/>
              </w:rPr>
            </w:pP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125D36" w14:textId="77777777" w:rsidR="0097533B" w:rsidRDefault="0097533B">
            <w:pPr>
              <w:rPr>
                <w:rFonts w:eastAsia="Times New Roman" w:cs="Times New Roman"/>
                <w:szCs w:val="26"/>
              </w:rPr>
            </w:pPr>
            <w:r>
              <w:rPr>
                <w:rFonts w:eastAsia="Times New Roman" w:cs="Times New Roman"/>
                <w:szCs w:val="26"/>
              </w:rPr>
              <w:t>1.1</w:t>
            </w:r>
          </w:p>
        </w:tc>
      </w:tr>
      <w:tr w:rsidR="0097533B" w14:paraId="2B05D3F6"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00DF" w14:textId="77777777" w:rsidR="0097533B" w:rsidRDefault="0097533B">
            <w:pPr>
              <w:rPr>
                <w:rFonts w:eastAsia="Times New Roman" w:cs="Times New Roman"/>
                <w:szCs w:val="26"/>
              </w:rPr>
            </w:pPr>
            <w:r>
              <w:rPr>
                <w:rFonts w:eastAsia="Times New Roman" w:cs="Times New Roman"/>
                <w:szCs w:val="26"/>
              </w:rPr>
              <w:t>Use case name</w:t>
            </w:r>
          </w:p>
          <w:p w14:paraId="0FD62562" w14:textId="77777777" w:rsidR="0097533B" w:rsidRDefault="0097533B">
            <w:pPr>
              <w:rPr>
                <w:rFonts w:eastAsia="Times New Roman" w:cs="Times New Roman"/>
                <w:szCs w:val="26"/>
              </w:rPr>
            </w:pP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4E730" w14:textId="77777777" w:rsidR="0097533B" w:rsidRDefault="0097533B">
            <w:pPr>
              <w:rPr>
                <w:rFonts w:eastAsia="Times New Roman" w:cs="Times New Roman"/>
                <w:szCs w:val="26"/>
              </w:rPr>
            </w:pPr>
            <w:r>
              <w:rPr>
                <w:rFonts w:eastAsia="Times New Roman" w:cs="Times New Roman"/>
                <w:szCs w:val="26"/>
              </w:rPr>
              <w:t>Thông báo sản phẩm sắp hết hạn</w:t>
            </w:r>
          </w:p>
        </w:tc>
      </w:tr>
      <w:tr w:rsidR="0097533B" w14:paraId="5EE7A0A9"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14EB3" w14:textId="77777777" w:rsidR="0097533B" w:rsidRDefault="0097533B">
            <w:pPr>
              <w:rPr>
                <w:rFonts w:eastAsia="Times New Roman" w:cs="Times New Roman"/>
                <w:szCs w:val="26"/>
              </w:rPr>
            </w:pPr>
            <w:r>
              <w:rPr>
                <w:rFonts w:eastAsia="Times New Roman" w:cs="Times New Roman"/>
                <w:szCs w:val="26"/>
              </w:rPr>
              <w:t>Description</w:t>
            </w:r>
          </w:p>
          <w:p w14:paraId="5C54E3B2" w14:textId="77777777" w:rsidR="0097533B" w:rsidRDefault="0097533B">
            <w:pPr>
              <w:rPr>
                <w:rFonts w:eastAsia="Times New Roman" w:cs="Times New Roman"/>
                <w:szCs w:val="26"/>
              </w:rPr>
            </w:pP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B0061F" w14:textId="77777777" w:rsidR="0097533B" w:rsidRDefault="0097533B">
            <w:pPr>
              <w:rPr>
                <w:rFonts w:eastAsia="Times New Roman" w:cs="Times New Roman"/>
                <w:szCs w:val="26"/>
              </w:rPr>
            </w:pPr>
            <w:r>
              <w:rPr>
                <w:rFonts w:eastAsia="Times New Roman" w:cs="Times New Roman"/>
                <w:szCs w:val="26"/>
              </w:rPr>
              <w:t>Là chủ cửa hàng, tôi muốn biết sản phẩm nào sắp hết hạn.</w:t>
            </w:r>
          </w:p>
        </w:tc>
      </w:tr>
      <w:tr w:rsidR="0097533B" w14:paraId="70E1EB85"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B6595" w14:textId="77777777" w:rsidR="0097533B" w:rsidRDefault="0097533B">
            <w:pPr>
              <w:rPr>
                <w:rFonts w:eastAsia="Times New Roman" w:cs="Times New Roman"/>
                <w:szCs w:val="26"/>
              </w:rPr>
            </w:pPr>
            <w:r>
              <w:rPr>
                <w:rFonts w:eastAsia="Times New Roman" w:cs="Times New Roman"/>
                <w:szCs w:val="26"/>
              </w:rPr>
              <w:t>Actors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4FE71" w14:textId="77777777" w:rsidR="0097533B" w:rsidRDefault="0097533B">
            <w:pPr>
              <w:rPr>
                <w:rFonts w:eastAsia="Times New Roman" w:cs="Times New Roman"/>
                <w:szCs w:val="26"/>
              </w:rPr>
            </w:pPr>
            <w:r>
              <w:rPr>
                <w:rFonts w:eastAsia="Times New Roman" w:cs="Times New Roman"/>
                <w:szCs w:val="26"/>
              </w:rPr>
              <w:t>Chủ cửa hàng</w:t>
            </w:r>
          </w:p>
        </w:tc>
      </w:tr>
      <w:tr w:rsidR="0097533B" w14:paraId="07778618"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54F8B" w14:textId="77777777" w:rsidR="0097533B" w:rsidRDefault="0097533B">
            <w:pPr>
              <w:rPr>
                <w:rFonts w:eastAsia="Times New Roman" w:cs="Times New Roman"/>
                <w:szCs w:val="26"/>
              </w:rPr>
            </w:pPr>
            <w:r>
              <w:rPr>
                <w:rFonts w:eastAsia="Times New Roman" w:cs="Times New Roman"/>
                <w:szCs w:val="26"/>
              </w:rPr>
              <w:t>Priority</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955A6" w14:textId="77777777" w:rsidR="0097533B" w:rsidRDefault="0097533B">
            <w:pPr>
              <w:rPr>
                <w:rFonts w:eastAsia="Times New Roman" w:cs="Times New Roman"/>
                <w:szCs w:val="26"/>
              </w:rPr>
            </w:pPr>
            <w:r>
              <w:rPr>
                <w:rFonts w:eastAsia="Times New Roman" w:cs="Times New Roman"/>
                <w:szCs w:val="26"/>
              </w:rPr>
              <w:t>High</w:t>
            </w:r>
          </w:p>
        </w:tc>
      </w:tr>
      <w:tr w:rsidR="0097533B" w14:paraId="69732258"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FF075" w14:textId="77777777" w:rsidR="0097533B" w:rsidRDefault="0097533B">
            <w:pPr>
              <w:rPr>
                <w:rFonts w:eastAsia="Times New Roman" w:cs="Times New Roman"/>
                <w:szCs w:val="26"/>
              </w:rPr>
            </w:pPr>
            <w:r>
              <w:rPr>
                <w:rFonts w:eastAsia="Times New Roman" w:cs="Times New Roman"/>
                <w:szCs w:val="26"/>
              </w:rPr>
              <w:t>Triggers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9872A5" w14:textId="77777777" w:rsidR="0097533B" w:rsidRDefault="0097533B">
            <w:pPr>
              <w:rPr>
                <w:rFonts w:eastAsia="Times New Roman" w:cs="Times New Roman"/>
                <w:szCs w:val="26"/>
              </w:rPr>
            </w:pPr>
            <w:r>
              <w:rPr>
                <w:rFonts w:eastAsia="Times New Roman" w:cs="Times New Roman"/>
                <w:szCs w:val="26"/>
              </w:rPr>
              <w:t>Chủ cửa hàng truy cập vào trang web</w:t>
            </w:r>
          </w:p>
        </w:tc>
      </w:tr>
      <w:tr w:rsidR="0097533B" w14:paraId="7F47BD58"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9744C" w14:textId="77777777" w:rsidR="0097533B" w:rsidRDefault="0097533B">
            <w:pPr>
              <w:rPr>
                <w:rFonts w:eastAsia="Times New Roman" w:cs="Times New Roman"/>
                <w:szCs w:val="26"/>
              </w:rPr>
            </w:pPr>
            <w:r>
              <w:rPr>
                <w:rFonts w:eastAsia="Times New Roman" w:cs="Times New Roman"/>
                <w:szCs w:val="26"/>
              </w:rPr>
              <w:t>Pre-conditions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F316A" w14:textId="77777777" w:rsidR="0097533B" w:rsidRDefault="0097533B" w:rsidP="0097533B">
            <w:pPr>
              <w:numPr>
                <w:ilvl w:val="0"/>
                <w:numId w:val="2"/>
              </w:numPr>
              <w:rPr>
                <w:rFonts w:eastAsia="Times New Roman" w:cs="Times New Roman"/>
                <w:szCs w:val="26"/>
              </w:rPr>
            </w:pPr>
            <w:r>
              <w:rPr>
                <w:rFonts w:eastAsia="Times New Roman" w:cs="Times New Roman"/>
                <w:szCs w:val="26"/>
              </w:rPr>
              <w:t>Đăng nhập vào hệ thống với tư cách là chủ cửa hàng </w:t>
            </w:r>
          </w:p>
        </w:tc>
      </w:tr>
      <w:tr w:rsidR="0097533B" w14:paraId="4BC1DC0E"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37DEDD" w14:textId="77777777" w:rsidR="0097533B" w:rsidRDefault="0097533B">
            <w:pPr>
              <w:rPr>
                <w:rFonts w:eastAsia="Times New Roman" w:cs="Times New Roman"/>
                <w:szCs w:val="26"/>
              </w:rPr>
            </w:pPr>
            <w:r>
              <w:rPr>
                <w:rFonts w:eastAsia="Times New Roman" w:cs="Times New Roman"/>
                <w:szCs w:val="26"/>
              </w:rPr>
              <w:t>Post-conditions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DB4E7" w14:textId="77777777" w:rsidR="0097533B" w:rsidRDefault="0097533B">
            <w:pPr>
              <w:rPr>
                <w:rFonts w:eastAsia="Times New Roman" w:cs="Times New Roman"/>
                <w:szCs w:val="26"/>
              </w:rPr>
            </w:pPr>
            <w:r>
              <w:rPr>
                <w:rFonts w:eastAsia="Times New Roman" w:cs="Times New Roman"/>
                <w:szCs w:val="26"/>
              </w:rPr>
              <w:t xml:space="preserve">Hiển thị thông báo sản phẩm sắp hết hạn </w:t>
            </w:r>
          </w:p>
        </w:tc>
      </w:tr>
      <w:tr w:rsidR="0097533B" w14:paraId="6A47409F"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3F2A1" w14:textId="77777777" w:rsidR="0097533B" w:rsidRDefault="0097533B">
            <w:pPr>
              <w:rPr>
                <w:rFonts w:eastAsia="Times New Roman" w:cs="Times New Roman"/>
                <w:szCs w:val="26"/>
              </w:rPr>
            </w:pPr>
            <w:r>
              <w:rPr>
                <w:rFonts w:eastAsia="Times New Roman" w:cs="Times New Roman"/>
                <w:szCs w:val="26"/>
              </w:rPr>
              <w:t>Main flow</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FF9C1" w14:textId="77777777" w:rsidR="0097533B" w:rsidRDefault="0097533B">
            <w:pPr>
              <w:rPr>
                <w:rFonts w:eastAsia="Times New Roman" w:cs="Times New Roman"/>
                <w:szCs w:val="26"/>
              </w:rPr>
            </w:pPr>
            <w:r>
              <w:rPr>
                <w:rFonts w:eastAsia="Times New Roman" w:cs="Times New Roman"/>
                <w:szCs w:val="26"/>
              </w:rPr>
              <w:t>1.Hệ thống kiểm tra định kỳ hạn sử dụng của các sản phẩm trong kho</w:t>
            </w:r>
          </w:p>
          <w:p w14:paraId="0ABD5734" w14:textId="77777777" w:rsidR="0097533B" w:rsidRDefault="0097533B">
            <w:pPr>
              <w:rPr>
                <w:rFonts w:eastAsia="Times New Roman" w:cs="Times New Roman"/>
                <w:szCs w:val="26"/>
              </w:rPr>
            </w:pPr>
            <w:r>
              <w:rPr>
                <w:rFonts w:eastAsia="Times New Roman" w:cs="Times New Roman"/>
                <w:szCs w:val="26"/>
              </w:rPr>
              <w:t xml:space="preserve">2.Khi có sản phẩm sắp hết hạn, hệ thống lưu trữ lại thông tin của các sản phẩm sắp hết hạn </w:t>
            </w:r>
          </w:p>
          <w:p w14:paraId="1CC7238F" w14:textId="429B14C3" w:rsidR="0097533B" w:rsidRDefault="0097533B">
            <w:pPr>
              <w:rPr>
                <w:rFonts w:eastAsia="Times New Roman" w:cs="Times New Roman"/>
                <w:szCs w:val="26"/>
              </w:rPr>
            </w:pPr>
            <w:r>
              <w:rPr>
                <w:rFonts w:eastAsia="Times New Roman" w:cs="Times New Roman"/>
                <w:szCs w:val="26"/>
              </w:rPr>
              <w:t>3. Hệ thống sẽ gửi thông báo cho chủ cửa hàng qua thông báo trong hệ thống,</w:t>
            </w:r>
            <w:r w:rsidR="00C33FB9">
              <w:rPr>
                <w:rFonts w:eastAsia="Times New Roman" w:cs="Times New Roman"/>
                <w:szCs w:val="26"/>
              </w:rPr>
              <w:t xml:space="preserve"> thông báo bao gồm: mã sản phẩm</w:t>
            </w:r>
            <w:r>
              <w:rPr>
                <w:rFonts w:eastAsia="Times New Roman" w:cs="Times New Roman"/>
                <w:szCs w:val="26"/>
              </w:rPr>
              <w:t>,</w:t>
            </w:r>
            <w:r w:rsidR="00C33FB9">
              <w:rPr>
                <w:rFonts w:eastAsia="Times New Roman" w:cs="Times New Roman"/>
                <w:szCs w:val="26"/>
              </w:rPr>
              <w:t xml:space="preserve"> </w:t>
            </w:r>
            <w:r>
              <w:rPr>
                <w:rFonts w:eastAsia="Times New Roman" w:cs="Times New Roman"/>
                <w:szCs w:val="26"/>
              </w:rPr>
              <w:t>tên sản phẩm, số lượng sản phẩm sắp hết hạn, hạn sử dụng của sản phẩm</w:t>
            </w:r>
          </w:p>
          <w:p w14:paraId="1EABEB3C" w14:textId="76BDBA47" w:rsidR="0097533B" w:rsidRDefault="00C33FB9">
            <w:pPr>
              <w:rPr>
                <w:rFonts w:eastAsia="Times New Roman" w:cs="Times New Roman"/>
                <w:szCs w:val="26"/>
              </w:rPr>
            </w:pPr>
            <w:r>
              <w:rPr>
                <w:rFonts w:eastAsia="Times New Roman" w:cs="Times New Roman"/>
                <w:szCs w:val="26"/>
              </w:rPr>
              <w:t>4</w:t>
            </w:r>
            <w:r w:rsidR="0097533B">
              <w:rPr>
                <w:rFonts w:eastAsia="Times New Roman" w:cs="Times New Roman"/>
                <w:szCs w:val="26"/>
              </w:rPr>
              <w:t>.Chủ cửa hàng xem chi tiết thông tin về sản phẩm sắp hết hạn. </w:t>
            </w:r>
          </w:p>
          <w:p w14:paraId="446C1ECF" w14:textId="64D4D3E2" w:rsidR="0097533B" w:rsidRDefault="00C33FB9">
            <w:pPr>
              <w:rPr>
                <w:rFonts w:eastAsia="Times New Roman" w:cs="Times New Roman"/>
                <w:szCs w:val="26"/>
              </w:rPr>
            </w:pPr>
            <w:r>
              <w:rPr>
                <w:rFonts w:eastAsia="Times New Roman" w:cs="Times New Roman"/>
                <w:szCs w:val="26"/>
              </w:rPr>
              <w:t>5</w:t>
            </w:r>
            <w:r w:rsidR="0097533B">
              <w:rPr>
                <w:rFonts w:eastAsia="Times New Roman" w:cs="Times New Roman"/>
                <w:szCs w:val="26"/>
              </w:rPr>
              <w:t xml:space="preserve">. Người dùng xác nhận đã đọc thông báo </w:t>
            </w:r>
          </w:p>
          <w:p w14:paraId="02E6C604" w14:textId="3F1302C1" w:rsidR="0097533B" w:rsidRDefault="00C33FB9">
            <w:pPr>
              <w:rPr>
                <w:rFonts w:eastAsia="Times New Roman" w:cs="Times New Roman"/>
                <w:szCs w:val="26"/>
              </w:rPr>
            </w:pPr>
            <w:r>
              <w:rPr>
                <w:rFonts w:eastAsia="Times New Roman" w:cs="Times New Roman"/>
                <w:szCs w:val="26"/>
              </w:rPr>
              <w:t>6</w:t>
            </w:r>
            <w:r w:rsidR="0097533B">
              <w:rPr>
                <w:rFonts w:eastAsia="Times New Roman" w:cs="Times New Roman"/>
                <w:szCs w:val="26"/>
              </w:rPr>
              <w:t xml:space="preserve">. Hệ thống xác nhận người dùng đã đọc thông báo </w:t>
            </w:r>
          </w:p>
        </w:tc>
      </w:tr>
      <w:tr w:rsidR="0097533B" w14:paraId="47DF99F5" w14:textId="77777777">
        <w:trPr>
          <w:trHeight w:val="435"/>
        </w:trPr>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7044E" w14:textId="77777777" w:rsidR="0097533B" w:rsidRDefault="0097533B">
            <w:pPr>
              <w:rPr>
                <w:rFonts w:eastAsia="Times New Roman" w:cs="Times New Roman"/>
                <w:szCs w:val="26"/>
              </w:rPr>
            </w:pPr>
            <w:r>
              <w:rPr>
                <w:rFonts w:eastAsia="Times New Roman" w:cs="Times New Roman"/>
                <w:szCs w:val="26"/>
              </w:rPr>
              <w:t>Alternative flows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D0E6F" w14:textId="77777777" w:rsidR="0097533B" w:rsidRDefault="0097533B">
            <w:pPr>
              <w:rPr>
                <w:rFonts w:eastAsia="Times New Roman" w:cs="Times New Roman"/>
                <w:szCs w:val="26"/>
              </w:rPr>
            </w:pPr>
            <w:r>
              <w:rPr>
                <w:rFonts w:eastAsia="Times New Roman" w:cs="Times New Roman"/>
                <w:szCs w:val="26"/>
              </w:rPr>
              <w:t>N/A</w:t>
            </w:r>
          </w:p>
        </w:tc>
      </w:tr>
      <w:tr w:rsidR="0097533B" w14:paraId="2F5A7B82"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2197A" w14:textId="77777777" w:rsidR="0097533B" w:rsidRDefault="0097533B">
            <w:pPr>
              <w:rPr>
                <w:rFonts w:eastAsia="Times New Roman" w:cs="Times New Roman"/>
                <w:szCs w:val="26"/>
              </w:rPr>
            </w:pPr>
            <w:r>
              <w:rPr>
                <w:rFonts w:eastAsia="Times New Roman" w:cs="Times New Roman"/>
                <w:szCs w:val="26"/>
              </w:rPr>
              <w:t>Exception flows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8567A" w14:textId="77777777" w:rsidR="0097533B" w:rsidRDefault="0097533B">
            <w:pPr>
              <w:rPr>
                <w:rFonts w:eastAsia="Times New Roman" w:cs="Times New Roman"/>
                <w:szCs w:val="26"/>
              </w:rPr>
            </w:pPr>
            <w:r>
              <w:rPr>
                <w:rFonts w:eastAsia="Times New Roman" w:cs="Times New Roman"/>
                <w:szCs w:val="26"/>
              </w:rPr>
              <w:t>2a.Hệ thống không có sản phẩm sắp hết hạn thì hệ thống không gửi thông báo .</w:t>
            </w:r>
          </w:p>
        </w:tc>
      </w:tr>
      <w:tr w:rsidR="0097533B" w14:paraId="3FAA7E69"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1075D" w14:textId="77777777" w:rsidR="0097533B" w:rsidRDefault="0097533B">
            <w:pPr>
              <w:rPr>
                <w:rFonts w:eastAsia="Times New Roman" w:cs="Times New Roman"/>
                <w:szCs w:val="26"/>
              </w:rPr>
            </w:pPr>
            <w:r>
              <w:rPr>
                <w:rFonts w:eastAsia="Times New Roman" w:cs="Times New Roman"/>
                <w:szCs w:val="26"/>
              </w:rPr>
              <w:t>Business rules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44C29" w14:textId="77777777" w:rsidR="0097533B" w:rsidRDefault="0097533B">
            <w:pPr>
              <w:rPr>
                <w:rFonts w:eastAsia="Times New Roman" w:cs="Times New Roman"/>
                <w:szCs w:val="26"/>
              </w:rPr>
            </w:pPr>
            <w:r>
              <w:rPr>
                <w:rFonts w:eastAsia="Times New Roman" w:cs="Times New Roman"/>
                <w:szCs w:val="26"/>
              </w:rPr>
              <w:t>N/A</w:t>
            </w:r>
          </w:p>
        </w:tc>
      </w:tr>
      <w:tr w:rsidR="0097533B" w14:paraId="5B1D2CEC"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060DC" w14:textId="77777777" w:rsidR="0097533B" w:rsidRDefault="0097533B">
            <w:pPr>
              <w:rPr>
                <w:rFonts w:eastAsia="Times New Roman" w:cs="Times New Roman"/>
                <w:szCs w:val="26"/>
              </w:rPr>
            </w:pPr>
            <w:r>
              <w:rPr>
                <w:rFonts w:eastAsia="Times New Roman" w:cs="Times New Roman"/>
                <w:szCs w:val="26"/>
              </w:rPr>
              <w:t>Non-functional requirements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092D2" w14:textId="77777777" w:rsidR="0097533B" w:rsidRDefault="0097533B">
            <w:pPr>
              <w:rPr>
                <w:rFonts w:eastAsia="Times New Roman" w:cs="Times New Roman"/>
                <w:szCs w:val="26"/>
              </w:rPr>
            </w:pPr>
            <w:r>
              <w:rPr>
                <w:rFonts w:eastAsia="Times New Roman" w:cs="Times New Roman"/>
                <w:szCs w:val="26"/>
              </w:rPr>
              <w:t>N/A</w:t>
            </w:r>
          </w:p>
        </w:tc>
      </w:tr>
    </w:tbl>
    <w:p w14:paraId="09514124" w14:textId="77777777" w:rsidR="0097533B" w:rsidRDefault="0097533B">
      <w:pPr>
        <w:rPr>
          <w:rFonts w:eastAsia="Times New Roman" w:cs="Times New Roman"/>
          <w:szCs w:val="26"/>
        </w:rPr>
      </w:pPr>
    </w:p>
    <w:p w14:paraId="0D3CA8AB" w14:textId="77777777" w:rsidR="0097533B" w:rsidRDefault="0097533B">
      <w:pPr>
        <w:rPr>
          <w:rFonts w:eastAsia="Times New Roman" w:cs="Times New Roman"/>
          <w:szCs w:val="26"/>
        </w:rPr>
      </w:pPr>
    </w:p>
    <w:p w14:paraId="6B1F7080" w14:textId="77777777" w:rsidR="0097533B" w:rsidRDefault="0097533B">
      <w:pPr>
        <w:rPr>
          <w:rFonts w:eastAsia="Times New Roman" w:cs="Times New Roman"/>
          <w:szCs w:val="26"/>
        </w:rPr>
      </w:pPr>
    </w:p>
    <w:p w14:paraId="302BCA2C" w14:textId="77777777" w:rsidR="0097533B" w:rsidRDefault="0097533B">
      <w:pPr>
        <w:rPr>
          <w:rFonts w:eastAsia="Times New Roman" w:cs="Times New Roman"/>
          <w:szCs w:val="26"/>
        </w:rPr>
      </w:pPr>
      <w:r>
        <w:rPr>
          <w:rFonts w:eastAsia="Times New Roman" w:cs="Times New Roman"/>
          <w:szCs w:val="26"/>
        </w:rPr>
        <w:t>Sơ đồ hoạt động</w:t>
      </w:r>
    </w:p>
    <w:p w14:paraId="4505371B" w14:textId="77777777" w:rsidR="003648D2" w:rsidRDefault="0097533B" w:rsidP="003648D2">
      <w:pPr>
        <w:keepNext/>
      </w:pPr>
      <w:r>
        <w:rPr>
          <w:rFonts w:eastAsia="Times New Roman" w:cs="Times New Roman"/>
          <w:noProof/>
          <w:szCs w:val="26"/>
        </w:rPr>
        <w:drawing>
          <wp:inline distT="114300" distB="114300" distL="114300" distR="114300" wp14:anchorId="45E0345E" wp14:editId="4545D5C9">
            <wp:extent cx="5943600" cy="55372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943600" cy="5537200"/>
                    </a:xfrm>
                    <a:prstGeom prst="rect">
                      <a:avLst/>
                    </a:prstGeom>
                    <a:ln/>
                  </pic:spPr>
                </pic:pic>
              </a:graphicData>
            </a:graphic>
          </wp:inline>
        </w:drawing>
      </w:r>
    </w:p>
    <w:p w14:paraId="1AF7D493" w14:textId="108ECF84" w:rsidR="0097533B" w:rsidRDefault="00BF500E" w:rsidP="00152B01">
      <w:pPr>
        <w:pStyle w:val="Caption"/>
        <w:jc w:val="center"/>
        <w:rPr>
          <w:rFonts w:eastAsia="Times New Roman" w:cs="Times New Roman"/>
          <w:szCs w:val="26"/>
        </w:rPr>
      </w:pPr>
      <w:bookmarkStart w:id="15" w:name="_Toc166252759"/>
      <w:r>
        <w:t xml:space="preserve">Hình  </w:t>
      </w:r>
      <w:r w:rsidR="00AC5000">
        <w:fldChar w:fldCharType="begin"/>
      </w:r>
      <w:r w:rsidR="00AC5000">
        <w:instrText xml:space="preserve"> SEQ Hình_ \* ARABIC </w:instrText>
      </w:r>
      <w:r w:rsidR="00AC5000">
        <w:fldChar w:fldCharType="separate"/>
      </w:r>
      <w:r w:rsidR="003648D2">
        <w:rPr>
          <w:noProof/>
        </w:rPr>
        <w:t>7</w:t>
      </w:r>
      <w:r w:rsidR="00AC5000">
        <w:rPr>
          <w:noProof/>
        </w:rPr>
        <w:fldChar w:fldCharType="end"/>
      </w:r>
      <w:r w:rsidR="00152B01">
        <w:rPr>
          <w:noProof/>
        </w:rPr>
        <w:t xml:space="preserve"> AD </w:t>
      </w:r>
      <w:r w:rsidR="00152B01" w:rsidRPr="00152B01">
        <w:rPr>
          <w:noProof/>
        </w:rPr>
        <w:t>quản lý tồn kho</w:t>
      </w:r>
      <w:bookmarkEnd w:id="15"/>
    </w:p>
    <w:p w14:paraId="30A2D608" w14:textId="12CD3994" w:rsidR="0097533B" w:rsidRDefault="00D9056D" w:rsidP="00C33FB9">
      <w:pPr>
        <w:pStyle w:val="Heading2"/>
        <w:rPr>
          <w:rFonts w:eastAsia="Times New Roman"/>
        </w:rPr>
      </w:pPr>
      <w:bookmarkStart w:id="16" w:name="_Toc166252790"/>
      <w:r>
        <w:rPr>
          <w:rFonts w:eastAsia="Times New Roman"/>
        </w:rPr>
        <w:t>Đặc tả use case</w:t>
      </w:r>
      <w:r w:rsidR="00C1349C">
        <w:rPr>
          <w:rFonts w:eastAsia="Times New Roman"/>
        </w:rPr>
        <w:t xml:space="preserve"> quản lý sản phẩm</w:t>
      </w:r>
      <w:bookmarkEnd w:id="16"/>
      <w:r>
        <w:rPr>
          <w:rFonts w:eastAsia="Times New Roman"/>
        </w:rPr>
        <w:t xml:space="preserve"> </w:t>
      </w:r>
    </w:p>
    <w:p w14:paraId="662695A4" w14:textId="4BE7C832" w:rsidR="00AC5000" w:rsidRPr="00AC5000" w:rsidRDefault="00AC5000" w:rsidP="00AC5000">
      <w:pPr>
        <w:pStyle w:val="Heading3"/>
      </w:pPr>
      <w:bookmarkStart w:id="17" w:name="_Toc166252791"/>
      <w:r>
        <w:t>Đặc tả use case thêm sản phẩm</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518"/>
        <w:gridCol w:w="6489"/>
      </w:tblGrid>
      <w:tr w:rsidR="00C1349C" w:rsidRPr="00C1349C" w14:paraId="03D6844E" w14:textId="77777777" w:rsidTr="00C1349C">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2574B" w14:textId="77777777" w:rsidR="00C1349C" w:rsidRPr="00C1349C" w:rsidRDefault="00C1349C" w:rsidP="00C1349C">
            <w:r w:rsidRPr="00C1349C">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BB409" w14:textId="77777777" w:rsidR="00C1349C" w:rsidRPr="00C1349C" w:rsidRDefault="00C1349C" w:rsidP="00C1349C">
            <w:r w:rsidRPr="00C1349C">
              <w:t>2.1 </w:t>
            </w:r>
          </w:p>
        </w:tc>
      </w:tr>
      <w:tr w:rsidR="00C1349C" w:rsidRPr="00C1349C" w14:paraId="2FAD6C41" w14:textId="77777777" w:rsidTr="00C1349C">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E5F4E" w14:textId="77777777" w:rsidR="00C1349C" w:rsidRPr="00C1349C" w:rsidRDefault="00C1349C" w:rsidP="00C1349C">
            <w:r w:rsidRPr="00C1349C">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B0B4D" w14:textId="77777777" w:rsidR="00C1349C" w:rsidRPr="00C1349C" w:rsidRDefault="00C1349C" w:rsidP="00C1349C">
            <w:r w:rsidRPr="00C1349C">
              <w:t>Thêm sản phẩm </w:t>
            </w:r>
          </w:p>
        </w:tc>
      </w:tr>
      <w:tr w:rsidR="00C1349C" w:rsidRPr="00C1349C" w14:paraId="79088D19" w14:textId="77777777" w:rsidTr="00C1349C">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C704" w14:textId="77777777" w:rsidR="00C1349C" w:rsidRPr="00C1349C" w:rsidRDefault="00C1349C" w:rsidP="00C1349C">
            <w:r w:rsidRPr="00C1349C">
              <w:lastRenderedPageBreak/>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5B048" w14:textId="77777777" w:rsidR="00C1349C" w:rsidRPr="00C1349C" w:rsidRDefault="00C1349C" w:rsidP="00C1349C">
            <w:r w:rsidRPr="00C1349C">
              <w:t>Là chủ cửa hàng, tôi muốn thêm sản phẩm vào danh sách những sản phẩm đã có trên trang web của cửa hàng </w:t>
            </w:r>
          </w:p>
        </w:tc>
      </w:tr>
      <w:tr w:rsidR="00C1349C" w:rsidRPr="00C1349C" w14:paraId="26BD44AB" w14:textId="77777777" w:rsidTr="00C1349C">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9FB35" w14:textId="77777777" w:rsidR="00C1349C" w:rsidRPr="00C1349C" w:rsidRDefault="00C1349C" w:rsidP="00C1349C">
            <w:r w:rsidRPr="00C1349C">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6F54B" w14:textId="77777777" w:rsidR="00C1349C" w:rsidRPr="00C1349C" w:rsidRDefault="00C1349C" w:rsidP="00C1349C">
            <w:r w:rsidRPr="00C1349C">
              <w:t>Chủ cửa hàng </w:t>
            </w:r>
          </w:p>
        </w:tc>
      </w:tr>
      <w:tr w:rsidR="00C1349C" w:rsidRPr="00C1349C" w14:paraId="3BBD2075" w14:textId="77777777" w:rsidTr="00C1349C">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028DD" w14:textId="77777777" w:rsidR="00C1349C" w:rsidRPr="00C1349C" w:rsidRDefault="00C1349C" w:rsidP="00C1349C">
            <w:r w:rsidRPr="00C1349C">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C90D6" w14:textId="77777777" w:rsidR="00C1349C" w:rsidRPr="00C1349C" w:rsidRDefault="00C1349C" w:rsidP="00C1349C">
            <w:r w:rsidRPr="00C1349C">
              <w:t>High </w:t>
            </w:r>
          </w:p>
        </w:tc>
      </w:tr>
      <w:tr w:rsidR="00C1349C" w:rsidRPr="00C1349C" w14:paraId="4551641C" w14:textId="77777777" w:rsidTr="00C1349C">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3039D" w14:textId="77777777" w:rsidR="00C1349C" w:rsidRPr="00C1349C" w:rsidRDefault="00C1349C" w:rsidP="00C1349C">
            <w:r w:rsidRPr="00C1349C">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9971" w14:textId="77777777" w:rsidR="00C1349C" w:rsidRPr="00C1349C" w:rsidRDefault="00C1349C" w:rsidP="00C1349C">
            <w:r w:rsidRPr="00C1349C">
              <w:t>Chủ cửa hàng muốn thêm sản phẩm vào danh sách sản phẩm </w:t>
            </w:r>
          </w:p>
        </w:tc>
      </w:tr>
      <w:tr w:rsidR="00C1349C" w:rsidRPr="00C1349C" w14:paraId="292E8578" w14:textId="77777777" w:rsidTr="00C1349C">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A5AC4" w14:textId="77777777" w:rsidR="00C1349C" w:rsidRPr="00C1349C" w:rsidRDefault="00C1349C" w:rsidP="00C1349C">
            <w:r w:rsidRPr="00C1349C">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DD1" w14:textId="77777777" w:rsidR="00C1349C" w:rsidRPr="00C1349C" w:rsidRDefault="00C1349C" w:rsidP="00C1349C">
            <w:r w:rsidRPr="00C1349C">
              <w:t>Đăng nhập vào hệ thống với tư cách là chủ cửa hàng</w:t>
            </w:r>
          </w:p>
          <w:p w14:paraId="66C831E1" w14:textId="77777777" w:rsidR="00C1349C" w:rsidRPr="00C1349C" w:rsidRDefault="00C1349C" w:rsidP="00C1349C"/>
        </w:tc>
      </w:tr>
      <w:tr w:rsidR="00C1349C" w:rsidRPr="00C1349C" w14:paraId="71AB4DB9" w14:textId="77777777" w:rsidTr="00C1349C">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30250" w14:textId="77777777" w:rsidR="00C1349C" w:rsidRPr="00C1349C" w:rsidRDefault="00C1349C" w:rsidP="00C1349C">
            <w:r w:rsidRPr="00C1349C">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C054" w14:textId="77777777" w:rsidR="00C1349C" w:rsidRPr="00C1349C" w:rsidRDefault="00C1349C" w:rsidP="00C1349C">
            <w:r w:rsidRPr="00C1349C">
              <w:t>Thông tin sản phẩm mới </w:t>
            </w:r>
          </w:p>
        </w:tc>
      </w:tr>
      <w:tr w:rsidR="00C1349C" w:rsidRPr="00C1349C" w14:paraId="3CABF53F" w14:textId="77777777" w:rsidTr="00C1349C">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B21C" w14:textId="77777777" w:rsidR="00C1349C" w:rsidRPr="00C1349C" w:rsidRDefault="00C1349C" w:rsidP="00C1349C">
            <w:r w:rsidRPr="00C1349C">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B869" w14:textId="77777777" w:rsidR="00C1349C" w:rsidRPr="00C1349C" w:rsidRDefault="00C1349C" w:rsidP="00DB1A4E">
            <w:pPr>
              <w:numPr>
                <w:ilvl w:val="0"/>
                <w:numId w:val="45"/>
              </w:numPr>
            </w:pPr>
            <w:r w:rsidRPr="00C1349C">
              <w:t>Chủ cửa hàng chọn mục “Thêm sản phẩm” </w:t>
            </w:r>
          </w:p>
          <w:p w14:paraId="66715E9F" w14:textId="77777777" w:rsidR="00C1349C" w:rsidRPr="00C1349C" w:rsidRDefault="00C1349C" w:rsidP="00DB1A4E">
            <w:pPr>
              <w:numPr>
                <w:ilvl w:val="0"/>
                <w:numId w:val="45"/>
              </w:numPr>
            </w:pPr>
            <w:r w:rsidRPr="00C1349C">
              <w:t>Điền tên sản phẩm</w:t>
            </w:r>
          </w:p>
          <w:p w14:paraId="2647E8BB" w14:textId="77777777" w:rsidR="00C1349C" w:rsidRPr="00C1349C" w:rsidRDefault="00C1349C" w:rsidP="00DB1A4E">
            <w:pPr>
              <w:numPr>
                <w:ilvl w:val="0"/>
                <w:numId w:val="45"/>
              </w:numPr>
            </w:pPr>
            <w:r w:rsidRPr="00C1349C">
              <w:t>Thêm Hình ảnh</w:t>
            </w:r>
          </w:p>
          <w:p w14:paraId="2FB82826" w14:textId="77777777" w:rsidR="00C1349C" w:rsidRPr="00C1349C" w:rsidRDefault="00C1349C" w:rsidP="00DB1A4E">
            <w:pPr>
              <w:numPr>
                <w:ilvl w:val="0"/>
                <w:numId w:val="45"/>
              </w:numPr>
            </w:pPr>
            <w:r w:rsidRPr="00C1349C">
              <w:t>Thêm video</w:t>
            </w:r>
          </w:p>
          <w:p w14:paraId="46E907F4" w14:textId="77777777" w:rsidR="00C1349C" w:rsidRPr="00C1349C" w:rsidRDefault="00C1349C" w:rsidP="00DB1A4E">
            <w:pPr>
              <w:numPr>
                <w:ilvl w:val="0"/>
                <w:numId w:val="45"/>
              </w:numPr>
            </w:pPr>
            <w:r w:rsidRPr="00C1349C">
              <w:t>Viết mô tả sản phẩm </w:t>
            </w:r>
          </w:p>
          <w:p w14:paraId="74E306C9" w14:textId="77777777" w:rsidR="00C1349C" w:rsidRPr="00C1349C" w:rsidRDefault="00C1349C" w:rsidP="00DB1A4E">
            <w:pPr>
              <w:numPr>
                <w:ilvl w:val="0"/>
                <w:numId w:val="45"/>
              </w:numPr>
            </w:pPr>
            <w:r w:rsidRPr="00C1349C">
              <w:t>Viết ngành hàng </w:t>
            </w:r>
          </w:p>
          <w:p w14:paraId="4488437B" w14:textId="77777777" w:rsidR="00C1349C" w:rsidRPr="00C1349C" w:rsidRDefault="00C1349C" w:rsidP="00DB1A4E">
            <w:pPr>
              <w:numPr>
                <w:ilvl w:val="0"/>
                <w:numId w:val="45"/>
              </w:numPr>
            </w:pPr>
            <w:r w:rsidRPr="00C1349C">
              <w:t>Nhập giá </w:t>
            </w:r>
          </w:p>
          <w:p w14:paraId="3A91A644" w14:textId="77777777" w:rsidR="00C1349C" w:rsidRPr="00C1349C" w:rsidRDefault="00C1349C" w:rsidP="00DB1A4E">
            <w:pPr>
              <w:numPr>
                <w:ilvl w:val="0"/>
                <w:numId w:val="45"/>
              </w:numPr>
            </w:pPr>
            <w:r w:rsidRPr="00C1349C">
              <w:t>Nhập phân loại hàng</w:t>
            </w:r>
          </w:p>
          <w:p w14:paraId="00A45DB7" w14:textId="77777777" w:rsidR="00C1349C" w:rsidRPr="00C1349C" w:rsidRDefault="00C1349C" w:rsidP="00DB1A4E">
            <w:pPr>
              <w:numPr>
                <w:ilvl w:val="0"/>
                <w:numId w:val="45"/>
              </w:numPr>
            </w:pPr>
            <w:r w:rsidRPr="00C1349C">
              <w:t>Chọn Lưu và hiển thị để đăng bán sản phẩm.</w:t>
            </w:r>
          </w:p>
        </w:tc>
      </w:tr>
      <w:tr w:rsidR="00C1349C" w:rsidRPr="00C1349C" w14:paraId="70125DD9" w14:textId="77777777" w:rsidTr="00C1349C">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C3B78" w14:textId="77777777" w:rsidR="00C1349C" w:rsidRPr="00C1349C" w:rsidRDefault="00C1349C" w:rsidP="00C1349C">
            <w:r w:rsidRPr="00C1349C">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37C6" w14:textId="77777777" w:rsidR="00C1349C" w:rsidRPr="00C1349C" w:rsidRDefault="00C1349C" w:rsidP="00C1349C">
            <w:r w:rsidRPr="00C1349C">
              <w:t>N/A</w:t>
            </w:r>
          </w:p>
        </w:tc>
      </w:tr>
      <w:tr w:rsidR="00C1349C" w:rsidRPr="00C1349C" w14:paraId="5898A8F5"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75382" w14:textId="77777777" w:rsidR="00C1349C" w:rsidRPr="00C1349C" w:rsidRDefault="00C1349C" w:rsidP="00C1349C">
            <w:r w:rsidRPr="00C1349C">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B5781" w14:textId="77777777" w:rsidR="00C1349C" w:rsidRPr="00C1349C" w:rsidRDefault="00C1349C" w:rsidP="00C1349C">
            <w:r w:rsidRPr="00C1349C">
              <w:t>N/A</w:t>
            </w:r>
          </w:p>
        </w:tc>
      </w:tr>
      <w:tr w:rsidR="00C1349C" w:rsidRPr="00E3261C" w14:paraId="002526EA"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EB8A6" w14:textId="77777777" w:rsidR="00C1349C" w:rsidRPr="00E3261C" w:rsidRDefault="00C1349C" w:rsidP="00BF500E">
            <w:r w:rsidRPr="00E3261C">
              <w:lastRenderedPageBreak/>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A4CD" w14:textId="77777777" w:rsidR="00C1349C" w:rsidRPr="00E3261C" w:rsidRDefault="00C1349C" w:rsidP="00BF500E">
            <w:r w:rsidRPr="00E3261C">
              <w:t>N/A</w:t>
            </w:r>
          </w:p>
        </w:tc>
      </w:tr>
      <w:tr w:rsidR="00C1349C" w:rsidRPr="00E3261C" w14:paraId="4B280B2C"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9BB4" w14:textId="77777777" w:rsidR="00C1349C" w:rsidRPr="00E3261C" w:rsidRDefault="00C1349C" w:rsidP="00BF500E">
            <w:r w:rsidRPr="00E3261C">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00CF" w14:textId="77777777" w:rsidR="00C1349C" w:rsidRPr="00E3261C" w:rsidRDefault="00C1349C" w:rsidP="00BF500E">
            <w:r w:rsidRPr="00E3261C">
              <w:t>N/A</w:t>
            </w:r>
          </w:p>
        </w:tc>
      </w:tr>
    </w:tbl>
    <w:p w14:paraId="3266C02E" w14:textId="77777777" w:rsidR="00C1349C" w:rsidRDefault="00C1349C" w:rsidP="00C1349C"/>
    <w:p w14:paraId="3B750B25" w14:textId="34A9A6CA" w:rsidR="00C1349C" w:rsidRDefault="00C1349C" w:rsidP="00C1349C">
      <w:r>
        <w:t>Sơ đồ hoạt động:</w:t>
      </w:r>
    </w:p>
    <w:p w14:paraId="6B707383" w14:textId="231B203D" w:rsidR="00BF500E" w:rsidRDefault="00BF500E" w:rsidP="00C1349C"/>
    <w:p w14:paraId="70047A36" w14:textId="77777777" w:rsidR="003648D2" w:rsidRDefault="00B57817" w:rsidP="003648D2">
      <w:pPr>
        <w:keepNext/>
      </w:pPr>
      <w:r>
        <w:rPr>
          <w:noProof/>
        </w:rPr>
        <w:drawing>
          <wp:inline distT="0" distB="0" distL="0" distR="0" wp14:anchorId="3435C3C3" wp14:editId="66ECC543">
            <wp:extent cx="5404347" cy="5745707"/>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2.1 (1).jpg"/>
                    <pic:cNvPicPr/>
                  </pic:nvPicPr>
                  <pic:blipFill>
                    <a:blip r:embed="rId23">
                      <a:extLst>
                        <a:ext uri="{28A0092B-C50C-407E-A947-70E740481C1C}">
                          <a14:useLocalDpi xmlns:a14="http://schemas.microsoft.com/office/drawing/2010/main" val="0"/>
                        </a:ext>
                      </a:extLst>
                    </a:blip>
                    <a:stretch>
                      <a:fillRect/>
                    </a:stretch>
                  </pic:blipFill>
                  <pic:spPr>
                    <a:xfrm>
                      <a:off x="0" y="0"/>
                      <a:ext cx="5418720" cy="5760988"/>
                    </a:xfrm>
                    <a:prstGeom prst="rect">
                      <a:avLst/>
                    </a:prstGeom>
                  </pic:spPr>
                </pic:pic>
              </a:graphicData>
            </a:graphic>
          </wp:inline>
        </w:drawing>
      </w:r>
    </w:p>
    <w:p w14:paraId="050E6994" w14:textId="0B37247D" w:rsidR="00A0346F" w:rsidRPr="00152B01" w:rsidRDefault="003648D2" w:rsidP="00152B01">
      <w:pPr>
        <w:pStyle w:val="Caption"/>
        <w:jc w:val="center"/>
        <w:rPr>
          <w:noProof/>
        </w:rPr>
      </w:pPr>
      <w:bookmarkStart w:id="18" w:name="_Toc166252760"/>
      <w:r>
        <w:t xml:space="preserve">Hình  </w:t>
      </w:r>
      <w:r w:rsidR="00AC5000">
        <w:fldChar w:fldCharType="begin"/>
      </w:r>
      <w:r w:rsidR="00AC5000">
        <w:instrText xml:space="preserve"> SEQ Hình_ \* ARABIC </w:instrText>
      </w:r>
      <w:r w:rsidR="00AC5000">
        <w:fldChar w:fldCharType="separate"/>
      </w:r>
      <w:r>
        <w:rPr>
          <w:noProof/>
        </w:rPr>
        <w:t>8</w:t>
      </w:r>
      <w:r w:rsidR="00AC5000">
        <w:rPr>
          <w:noProof/>
        </w:rPr>
        <w:fldChar w:fldCharType="end"/>
      </w:r>
      <w:r w:rsidR="00152B01">
        <w:rPr>
          <w:noProof/>
        </w:rPr>
        <w:t xml:space="preserve"> AD </w:t>
      </w:r>
      <w:r w:rsidR="00152B01" w:rsidRPr="00152B01">
        <w:rPr>
          <w:noProof/>
        </w:rPr>
        <w:t>Thêm sản phẩm</w:t>
      </w:r>
      <w:bookmarkEnd w:id="18"/>
    </w:p>
    <w:p w14:paraId="6622182A" w14:textId="77777777" w:rsidR="00AC5000" w:rsidRPr="00AC5000" w:rsidRDefault="00AC5000" w:rsidP="00152B01">
      <w:pPr>
        <w:jc w:val="center"/>
      </w:pPr>
    </w:p>
    <w:p w14:paraId="64E0F443" w14:textId="72D5E099" w:rsidR="00C1349C" w:rsidRPr="00C1349C" w:rsidRDefault="00AC5000" w:rsidP="00AC5000">
      <w:pPr>
        <w:pStyle w:val="Heading3"/>
      </w:pPr>
      <w:bookmarkStart w:id="19" w:name="_Toc166252792"/>
      <w:r>
        <w:lastRenderedPageBreak/>
        <w:t>Đặc tả use case sửa sản phẩm</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951"/>
        <w:gridCol w:w="6056"/>
      </w:tblGrid>
      <w:tr w:rsidR="00D9056D" w:rsidRPr="00D9056D" w14:paraId="11D39A96"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84A9" w14:textId="77777777" w:rsidR="00D9056D" w:rsidRPr="00D9056D" w:rsidRDefault="00D9056D" w:rsidP="00D9056D">
            <w:r w:rsidRPr="00D9056D">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3FB" w14:textId="77777777" w:rsidR="00D9056D" w:rsidRPr="00D9056D" w:rsidRDefault="00D9056D" w:rsidP="00D9056D">
            <w:r w:rsidRPr="00D9056D">
              <w:t>2.2</w:t>
            </w:r>
          </w:p>
        </w:tc>
      </w:tr>
      <w:tr w:rsidR="00D9056D" w:rsidRPr="00D9056D" w14:paraId="6AB671CE" w14:textId="77777777" w:rsidTr="00D9056D">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1B05" w14:textId="77777777" w:rsidR="00D9056D" w:rsidRPr="00D9056D" w:rsidRDefault="00D9056D" w:rsidP="00D9056D">
            <w:r w:rsidRPr="00D9056D">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874D" w14:textId="77777777" w:rsidR="00D9056D" w:rsidRPr="00D9056D" w:rsidRDefault="00D9056D" w:rsidP="00D9056D">
            <w:r w:rsidRPr="00D9056D">
              <w:t>Sửa sản phẩm </w:t>
            </w:r>
          </w:p>
        </w:tc>
      </w:tr>
      <w:tr w:rsidR="00D9056D" w:rsidRPr="00D9056D" w14:paraId="0BAC6DDA" w14:textId="77777777" w:rsidTr="00D9056D">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EE0F" w14:textId="77777777" w:rsidR="00D9056D" w:rsidRPr="00D9056D" w:rsidRDefault="00D9056D" w:rsidP="00D9056D">
            <w:r w:rsidRPr="00D9056D">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1A9D0" w14:textId="77777777" w:rsidR="00D9056D" w:rsidRPr="00D9056D" w:rsidRDefault="00D9056D" w:rsidP="00D9056D">
            <w:r w:rsidRPr="00D9056D">
              <w:t>Là chủ cửa hàng, tôi muốn sửa sản phẩm </w:t>
            </w:r>
          </w:p>
        </w:tc>
      </w:tr>
      <w:tr w:rsidR="00D9056D" w:rsidRPr="00D9056D" w14:paraId="62473103"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FD23" w14:textId="77777777" w:rsidR="00D9056D" w:rsidRPr="00D9056D" w:rsidRDefault="00D9056D" w:rsidP="00D9056D">
            <w:r w:rsidRPr="00D9056D">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229B8" w14:textId="77777777" w:rsidR="00D9056D" w:rsidRPr="00D9056D" w:rsidRDefault="00D9056D" w:rsidP="00D9056D">
            <w:r w:rsidRPr="00D9056D">
              <w:t>Chủ cửa hàng </w:t>
            </w:r>
          </w:p>
        </w:tc>
      </w:tr>
      <w:tr w:rsidR="00D9056D" w:rsidRPr="00D9056D" w14:paraId="645EBFD3"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30A2" w14:textId="77777777" w:rsidR="00D9056D" w:rsidRPr="00D9056D" w:rsidRDefault="00D9056D" w:rsidP="00D9056D">
            <w:r w:rsidRPr="00D9056D">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6956A" w14:textId="77777777" w:rsidR="00D9056D" w:rsidRPr="00D9056D" w:rsidRDefault="00D9056D" w:rsidP="00D9056D">
            <w:r w:rsidRPr="00D9056D">
              <w:t>High </w:t>
            </w:r>
          </w:p>
        </w:tc>
      </w:tr>
      <w:tr w:rsidR="00D9056D" w:rsidRPr="00D9056D" w14:paraId="71DCA672"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1E3F6" w14:textId="77777777" w:rsidR="00D9056D" w:rsidRPr="00D9056D" w:rsidRDefault="00D9056D" w:rsidP="00D9056D">
            <w:r w:rsidRPr="00D9056D">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13D5" w14:textId="77777777" w:rsidR="00D9056D" w:rsidRPr="00D9056D" w:rsidRDefault="00D9056D" w:rsidP="00D9056D">
            <w:r w:rsidRPr="00D9056D">
              <w:t>Chủ cửa hàng chọn sản phẩm cần sửa</w:t>
            </w:r>
          </w:p>
        </w:tc>
      </w:tr>
      <w:tr w:rsidR="00D9056D" w:rsidRPr="00D9056D" w14:paraId="31AD12E5" w14:textId="77777777" w:rsidTr="00D9056D">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5BF9" w14:textId="77777777" w:rsidR="00D9056D" w:rsidRPr="00D9056D" w:rsidRDefault="00D9056D" w:rsidP="00D9056D">
            <w:r w:rsidRPr="00D9056D">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4357" w14:textId="77777777" w:rsidR="00D9056D" w:rsidRPr="00D9056D" w:rsidRDefault="00D9056D" w:rsidP="00D9056D">
            <w:r w:rsidRPr="00D9056D">
              <w:t>-Đăng nhập vào hệ thống với tư cách là chủ cửa hàng </w:t>
            </w:r>
          </w:p>
          <w:p w14:paraId="0A3F18F5" w14:textId="77777777" w:rsidR="00D9056D" w:rsidRPr="00D9056D" w:rsidRDefault="00D9056D" w:rsidP="00D9056D">
            <w:r w:rsidRPr="00D9056D">
              <w:t>-Có sản phẩm cần chỉnh sửa thông tin</w:t>
            </w:r>
          </w:p>
        </w:tc>
      </w:tr>
      <w:tr w:rsidR="00D9056D" w:rsidRPr="00D9056D" w14:paraId="12DED5D5" w14:textId="77777777" w:rsidTr="00D9056D">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B541" w14:textId="77777777" w:rsidR="00D9056D" w:rsidRPr="00D9056D" w:rsidRDefault="00D9056D" w:rsidP="00D9056D">
            <w:r w:rsidRPr="00D9056D">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6531" w14:textId="77777777" w:rsidR="00D9056D" w:rsidRPr="00D9056D" w:rsidRDefault="00D9056D" w:rsidP="00D9056D">
            <w:r w:rsidRPr="00D9056D">
              <w:t>Thông tin của sản phẩm được cập nhật thành công</w:t>
            </w:r>
          </w:p>
        </w:tc>
      </w:tr>
      <w:tr w:rsidR="00D9056D" w:rsidRPr="00D9056D" w14:paraId="4943780D" w14:textId="77777777" w:rsidTr="00D9056D">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F55E" w14:textId="77777777" w:rsidR="00D9056D" w:rsidRPr="00D9056D" w:rsidRDefault="00D9056D" w:rsidP="00D9056D">
            <w:r w:rsidRPr="00D9056D">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D856" w14:textId="77777777" w:rsidR="00D9056D" w:rsidRPr="00D9056D" w:rsidRDefault="00D9056D" w:rsidP="00DB1A4E">
            <w:pPr>
              <w:numPr>
                <w:ilvl w:val="0"/>
                <w:numId w:val="32"/>
              </w:numPr>
            </w:pPr>
            <w:r w:rsidRPr="00D9056D">
              <w:t>Chủ cửa hàng chọn sản phẩm muốn sửa thông tin</w:t>
            </w:r>
          </w:p>
          <w:p w14:paraId="1ECA3622" w14:textId="77777777" w:rsidR="00D9056D" w:rsidRPr="00D9056D" w:rsidRDefault="00D9056D" w:rsidP="00DB1A4E">
            <w:pPr>
              <w:numPr>
                <w:ilvl w:val="0"/>
                <w:numId w:val="33"/>
              </w:numPr>
            </w:pPr>
            <w:r w:rsidRPr="00D9056D">
              <w:t>Chủ cửa hàng chọn nút “Sửa sản phẩm” </w:t>
            </w:r>
          </w:p>
          <w:p w14:paraId="4E8B767D" w14:textId="77777777" w:rsidR="00D9056D" w:rsidRPr="00D9056D" w:rsidRDefault="00D9056D" w:rsidP="00DB1A4E">
            <w:pPr>
              <w:numPr>
                <w:ilvl w:val="0"/>
                <w:numId w:val="33"/>
              </w:numPr>
            </w:pPr>
            <w:r w:rsidRPr="00D9056D">
              <w:t>Hệ thống hiển thị trang sửa sản phẩm</w:t>
            </w:r>
          </w:p>
          <w:p w14:paraId="574D85D5" w14:textId="77777777" w:rsidR="00D9056D" w:rsidRPr="00D9056D" w:rsidRDefault="00D9056D" w:rsidP="00DB1A4E">
            <w:pPr>
              <w:numPr>
                <w:ilvl w:val="0"/>
                <w:numId w:val="33"/>
              </w:numPr>
            </w:pPr>
            <w:r w:rsidRPr="00D9056D">
              <w:t>Chủ cửa hàng điền thông tin cần sửa</w:t>
            </w:r>
          </w:p>
          <w:p w14:paraId="54140FD9" w14:textId="77777777" w:rsidR="00D9056D" w:rsidRPr="00D9056D" w:rsidRDefault="00D9056D" w:rsidP="00DB1A4E">
            <w:pPr>
              <w:numPr>
                <w:ilvl w:val="0"/>
                <w:numId w:val="33"/>
              </w:numPr>
            </w:pPr>
            <w:r w:rsidRPr="00D9056D">
              <w:t>Chủ cửa hàng xác nhận lưu thông tin</w:t>
            </w:r>
          </w:p>
          <w:p w14:paraId="20B0DF03" w14:textId="77777777" w:rsidR="00D9056D" w:rsidRPr="00D9056D" w:rsidRDefault="00D9056D" w:rsidP="00DB1A4E">
            <w:pPr>
              <w:numPr>
                <w:ilvl w:val="0"/>
                <w:numId w:val="33"/>
              </w:numPr>
            </w:pPr>
            <w:r w:rsidRPr="00D9056D">
              <w:t>Hệ thống thông báo “Cập nhật sản phẩm thành công”</w:t>
            </w:r>
          </w:p>
          <w:p w14:paraId="3C682E23" w14:textId="77777777" w:rsidR="00D9056D" w:rsidRPr="00D9056D" w:rsidRDefault="00D9056D" w:rsidP="00DB1A4E">
            <w:pPr>
              <w:numPr>
                <w:ilvl w:val="0"/>
                <w:numId w:val="33"/>
              </w:numPr>
            </w:pPr>
            <w:r w:rsidRPr="00D9056D">
              <w:t>Hệ thống cập nhật lại thông tin sản phẩm</w:t>
            </w:r>
          </w:p>
          <w:p w14:paraId="03BEC976" w14:textId="77777777" w:rsidR="00D9056D" w:rsidRPr="00D9056D" w:rsidRDefault="00D9056D" w:rsidP="00D9056D"/>
        </w:tc>
      </w:tr>
      <w:tr w:rsidR="00D9056D" w:rsidRPr="00D9056D" w14:paraId="1A3CDD8A" w14:textId="77777777" w:rsidTr="00D9056D">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16FCD" w14:textId="77777777" w:rsidR="00D9056D" w:rsidRPr="00D9056D" w:rsidRDefault="00D9056D" w:rsidP="00D9056D">
            <w:r w:rsidRPr="00D9056D">
              <w:lastRenderedPageBreak/>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AE697" w14:textId="77777777" w:rsidR="00D9056D" w:rsidRPr="00D9056D" w:rsidRDefault="00D9056D" w:rsidP="00D9056D">
            <w:r w:rsidRPr="00D9056D">
              <w:t>N/A</w:t>
            </w:r>
          </w:p>
        </w:tc>
      </w:tr>
      <w:tr w:rsidR="00D9056D" w:rsidRPr="00D9056D" w14:paraId="6F3BEFA7" w14:textId="77777777" w:rsidTr="00D9056D">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B0D5" w14:textId="77777777" w:rsidR="00D9056D" w:rsidRPr="00D9056D" w:rsidRDefault="00D9056D" w:rsidP="00D9056D">
            <w:r w:rsidRPr="00D9056D">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43E6F" w14:textId="6044F783" w:rsidR="00D9056D" w:rsidRPr="00D9056D" w:rsidRDefault="00D9056D" w:rsidP="00CD178A">
            <w:r w:rsidRPr="00D9056D">
              <w:t>5a. Nếu hệ thống gặp sự cố, hiển thị “Lỗi! Thử lại sau”, kết thúc</w:t>
            </w:r>
          </w:p>
        </w:tc>
      </w:tr>
      <w:tr w:rsidR="00CD178A" w:rsidRPr="00E3261C" w14:paraId="34346850" w14:textId="77777777" w:rsidTr="00CD178A">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19BB9" w14:textId="77777777" w:rsidR="00CD178A" w:rsidRPr="00E3261C" w:rsidRDefault="00CD178A" w:rsidP="00CD178A">
            <w:r w:rsidRPr="00E3261C">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FFDB1" w14:textId="77777777" w:rsidR="00CD178A" w:rsidRPr="00E3261C" w:rsidRDefault="00CD178A" w:rsidP="00CD178A">
            <w:r w:rsidRPr="00E3261C">
              <w:t>N/A</w:t>
            </w:r>
          </w:p>
        </w:tc>
      </w:tr>
      <w:tr w:rsidR="00CD178A" w:rsidRPr="00E3261C" w14:paraId="09051DA8" w14:textId="77777777" w:rsidTr="00CD178A">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285F3" w14:textId="77777777" w:rsidR="00CD178A" w:rsidRPr="00E3261C" w:rsidRDefault="00CD178A" w:rsidP="00CD178A">
            <w:r w:rsidRPr="00E3261C">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A0A7" w14:textId="77777777" w:rsidR="00CD178A" w:rsidRPr="00E3261C" w:rsidRDefault="00CD178A" w:rsidP="00CD178A">
            <w:r w:rsidRPr="00E3261C">
              <w:t>N/A</w:t>
            </w:r>
          </w:p>
        </w:tc>
      </w:tr>
    </w:tbl>
    <w:p w14:paraId="6965D6DF" w14:textId="06FAC71D" w:rsidR="00D9056D" w:rsidRPr="00D9056D" w:rsidRDefault="00BF500E" w:rsidP="00D9056D">
      <w:r>
        <w:t>Sơ đồ hoạt đông:</w:t>
      </w:r>
    </w:p>
    <w:p w14:paraId="0BB629E9" w14:textId="77777777" w:rsidR="003648D2" w:rsidRDefault="00D9056D" w:rsidP="003648D2">
      <w:pPr>
        <w:keepNext/>
      </w:pPr>
      <w:r>
        <w:rPr>
          <w:noProof/>
        </w:rPr>
        <w:drawing>
          <wp:inline distT="0" distB="0" distL="0" distR="0" wp14:anchorId="3C2D21C1" wp14:editId="2DCC1858">
            <wp:extent cx="5636525" cy="47898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2.2.jpg"/>
                    <pic:cNvPicPr/>
                  </pic:nvPicPr>
                  <pic:blipFill>
                    <a:blip r:embed="rId24">
                      <a:extLst>
                        <a:ext uri="{28A0092B-C50C-407E-A947-70E740481C1C}">
                          <a14:useLocalDpi xmlns:a14="http://schemas.microsoft.com/office/drawing/2010/main" val="0"/>
                        </a:ext>
                      </a:extLst>
                    </a:blip>
                    <a:stretch>
                      <a:fillRect/>
                    </a:stretch>
                  </pic:blipFill>
                  <pic:spPr>
                    <a:xfrm>
                      <a:off x="0" y="0"/>
                      <a:ext cx="5639597" cy="4792416"/>
                    </a:xfrm>
                    <a:prstGeom prst="rect">
                      <a:avLst/>
                    </a:prstGeom>
                  </pic:spPr>
                </pic:pic>
              </a:graphicData>
            </a:graphic>
          </wp:inline>
        </w:drawing>
      </w:r>
    </w:p>
    <w:p w14:paraId="34AEA734" w14:textId="755AA09B" w:rsidR="00D9056D" w:rsidRPr="00152B01" w:rsidRDefault="003648D2" w:rsidP="00152B01">
      <w:pPr>
        <w:pStyle w:val="Caption"/>
        <w:jc w:val="center"/>
        <w:rPr>
          <w:noProof/>
        </w:rPr>
      </w:pPr>
      <w:bookmarkStart w:id="20" w:name="_Toc166252761"/>
      <w:r>
        <w:t xml:space="preserve">Hình  </w:t>
      </w:r>
      <w:r w:rsidR="00AC5000">
        <w:fldChar w:fldCharType="begin"/>
      </w:r>
      <w:r w:rsidR="00AC5000">
        <w:instrText xml:space="preserve"> SEQ Hình_ \* ARABIC </w:instrText>
      </w:r>
      <w:r w:rsidR="00AC5000">
        <w:fldChar w:fldCharType="separate"/>
      </w:r>
      <w:r>
        <w:rPr>
          <w:noProof/>
        </w:rPr>
        <w:t>9</w:t>
      </w:r>
      <w:r w:rsidR="00AC5000">
        <w:rPr>
          <w:noProof/>
        </w:rPr>
        <w:fldChar w:fldCharType="end"/>
      </w:r>
      <w:r w:rsidR="00152B01">
        <w:rPr>
          <w:noProof/>
        </w:rPr>
        <w:t xml:space="preserve"> AD </w:t>
      </w:r>
      <w:r w:rsidR="00152B01" w:rsidRPr="00152B01">
        <w:rPr>
          <w:noProof/>
        </w:rPr>
        <w:t>Sửa sản phẩm</w:t>
      </w:r>
      <w:bookmarkEnd w:id="20"/>
    </w:p>
    <w:p w14:paraId="7CE98761" w14:textId="25FBA05B" w:rsidR="00AC5000" w:rsidRDefault="00AC5000" w:rsidP="00AC5000"/>
    <w:p w14:paraId="4143904F" w14:textId="2DE26FF6" w:rsidR="00AC5000" w:rsidRPr="00AC5000" w:rsidRDefault="00AC5000" w:rsidP="00AC5000">
      <w:pPr>
        <w:pStyle w:val="Heading3"/>
      </w:pPr>
      <w:bookmarkStart w:id="21" w:name="_Toc166252793"/>
      <w:r>
        <w:lastRenderedPageBreak/>
        <w:t>Đặc tả use case xoá sản phẩm</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770"/>
        <w:gridCol w:w="6237"/>
      </w:tblGrid>
      <w:tr w:rsidR="00D9056D" w:rsidRPr="00D9056D" w14:paraId="492CC72E"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47DD" w14:textId="77777777" w:rsidR="00D9056D" w:rsidRPr="00D9056D" w:rsidRDefault="00D9056D" w:rsidP="00D9056D">
            <w:r w:rsidRPr="00D9056D">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EB82F" w14:textId="77777777" w:rsidR="00D9056D" w:rsidRPr="00D9056D" w:rsidRDefault="00D9056D" w:rsidP="00D9056D">
            <w:r w:rsidRPr="00D9056D">
              <w:t>Use case 2.3</w:t>
            </w:r>
          </w:p>
        </w:tc>
      </w:tr>
      <w:tr w:rsidR="00D9056D" w:rsidRPr="00D9056D" w14:paraId="2858A7F4" w14:textId="77777777" w:rsidTr="00D9056D">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1FCF6" w14:textId="77777777" w:rsidR="00D9056D" w:rsidRPr="00D9056D" w:rsidRDefault="00D9056D" w:rsidP="00D9056D">
            <w:r w:rsidRPr="00D9056D">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24D9F" w14:textId="77777777" w:rsidR="00D9056D" w:rsidRPr="00D9056D" w:rsidRDefault="00D9056D" w:rsidP="00D9056D">
            <w:r w:rsidRPr="00D9056D">
              <w:t>Xóa sản phẩm </w:t>
            </w:r>
          </w:p>
        </w:tc>
      </w:tr>
      <w:tr w:rsidR="00D9056D" w:rsidRPr="00D9056D" w14:paraId="265C7056" w14:textId="77777777" w:rsidTr="00D9056D">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FF149" w14:textId="77777777" w:rsidR="00D9056D" w:rsidRPr="00D9056D" w:rsidRDefault="00D9056D" w:rsidP="00D9056D">
            <w:r w:rsidRPr="00D9056D">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7FD3" w14:textId="77777777" w:rsidR="00D9056D" w:rsidRPr="00D9056D" w:rsidRDefault="00D9056D" w:rsidP="00D9056D">
            <w:r w:rsidRPr="00D9056D">
              <w:t>Là chủ cửa hàng, tôi muốn xóa sản phẩm trên trang web </w:t>
            </w:r>
          </w:p>
        </w:tc>
      </w:tr>
      <w:tr w:rsidR="00D9056D" w:rsidRPr="00D9056D" w14:paraId="149C4045"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E4CF0" w14:textId="77777777" w:rsidR="00D9056D" w:rsidRPr="00D9056D" w:rsidRDefault="00D9056D" w:rsidP="00D9056D">
            <w:r w:rsidRPr="00D9056D">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A67C8" w14:textId="77777777" w:rsidR="00D9056D" w:rsidRPr="00D9056D" w:rsidRDefault="00D9056D" w:rsidP="00D9056D">
            <w:r w:rsidRPr="00D9056D">
              <w:t>Chủ cửa hàng </w:t>
            </w:r>
          </w:p>
        </w:tc>
      </w:tr>
      <w:tr w:rsidR="00D9056D" w:rsidRPr="00D9056D" w14:paraId="6AFA3E95"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5E06" w14:textId="77777777" w:rsidR="00D9056D" w:rsidRPr="00D9056D" w:rsidRDefault="00D9056D" w:rsidP="00D9056D">
            <w:r w:rsidRPr="00D9056D">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5E68B" w14:textId="77777777" w:rsidR="00D9056D" w:rsidRPr="00D9056D" w:rsidRDefault="00D9056D" w:rsidP="00D9056D">
            <w:r w:rsidRPr="00D9056D">
              <w:t>High </w:t>
            </w:r>
          </w:p>
        </w:tc>
      </w:tr>
      <w:tr w:rsidR="00D9056D" w:rsidRPr="00D9056D" w14:paraId="1206FF5E"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BD09" w14:textId="77777777" w:rsidR="00D9056D" w:rsidRPr="00D9056D" w:rsidRDefault="00D9056D" w:rsidP="00D9056D">
            <w:r w:rsidRPr="00D9056D">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D31E" w14:textId="77777777" w:rsidR="00D9056D" w:rsidRPr="00D9056D" w:rsidRDefault="00D9056D" w:rsidP="00D9056D">
            <w:r w:rsidRPr="00D9056D">
              <w:t>Chủ cửa hàng chọn sản phẩm cần xoá </w:t>
            </w:r>
          </w:p>
        </w:tc>
      </w:tr>
      <w:tr w:rsidR="00D9056D" w:rsidRPr="00D9056D" w14:paraId="171F1452" w14:textId="77777777" w:rsidTr="00D9056D">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67FB" w14:textId="77777777" w:rsidR="00D9056D" w:rsidRPr="00D9056D" w:rsidRDefault="00D9056D" w:rsidP="00D9056D">
            <w:r w:rsidRPr="00D9056D">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4CFD0" w14:textId="77777777" w:rsidR="00D9056D" w:rsidRPr="00D9056D" w:rsidRDefault="00D9056D" w:rsidP="00D9056D">
            <w:r w:rsidRPr="00D9056D">
              <w:t>-Đăng nhập vào hệ thống với tư cách là chủ cửa hàng</w:t>
            </w:r>
          </w:p>
          <w:p w14:paraId="3C655147" w14:textId="77777777" w:rsidR="00D9056D" w:rsidRPr="00D9056D" w:rsidRDefault="00D9056D" w:rsidP="00D9056D">
            <w:r w:rsidRPr="00D9056D">
              <w:t>-Có sản phẩm chủ cửa hàng muốn xoá khỏi hệ thống</w:t>
            </w:r>
          </w:p>
          <w:p w14:paraId="15EBEE3B" w14:textId="77777777" w:rsidR="00D9056D" w:rsidRPr="00D9056D" w:rsidRDefault="00D9056D" w:rsidP="00D9056D"/>
        </w:tc>
      </w:tr>
      <w:tr w:rsidR="00D9056D" w:rsidRPr="00D9056D" w14:paraId="04BE6CAC" w14:textId="77777777" w:rsidTr="00D9056D">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B3AD3" w14:textId="77777777" w:rsidR="00D9056D" w:rsidRPr="00D9056D" w:rsidRDefault="00D9056D" w:rsidP="00D9056D">
            <w:r w:rsidRPr="00D9056D">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6A80" w14:textId="77777777" w:rsidR="00D9056D" w:rsidRPr="00D9056D" w:rsidRDefault="00D9056D" w:rsidP="00D9056D">
            <w:r w:rsidRPr="00D9056D">
              <w:t>Sản phẩm không còn được hiển thị trên danh sách sản phẩm của cửa hàng </w:t>
            </w:r>
          </w:p>
        </w:tc>
      </w:tr>
      <w:tr w:rsidR="00D9056D" w:rsidRPr="00D9056D" w14:paraId="3B483CE5" w14:textId="77777777" w:rsidTr="00D9056D">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BB07E" w14:textId="77777777" w:rsidR="00D9056D" w:rsidRPr="00D9056D" w:rsidRDefault="00D9056D" w:rsidP="00D9056D">
            <w:r w:rsidRPr="00D9056D">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97C" w14:textId="77777777" w:rsidR="00D9056D" w:rsidRPr="00D9056D" w:rsidRDefault="00D9056D" w:rsidP="00D9056D">
            <w:r w:rsidRPr="00D9056D">
              <w:br/>
            </w:r>
          </w:p>
          <w:p w14:paraId="49A2D701" w14:textId="77777777" w:rsidR="00D9056D" w:rsidRPr="00D9056D" w:rsidRDefault="00D9056D" w:rsidP="00DB1A4E">
            <w:pPr>
              <w:numPr>
                <w:ilvl w:val="0"/>
                <w:numId w:val="34"/>
              </w:numPr>
            </w:pPr>
            <w:r w:rsidRPr="00D9056D">
              <w:t>Chủ cửa hàng chọn sản phẩm muốn xóa</w:t>
            </w:r>
          </w:p>
          <w:p w14:paraId="071F1A9B" w14:textId="77777777" w:rsidR="00D9056D" w:rsidRPr="00D9056D" w:rsidRDefault="00D9056D" w:rsidP="00DB1A4E">
            <w:pPr>
              <w:numPr>
                <w:ilvl w:val="0"/>
                <w:numId w:val="34"/>
              </w:numPr>
            </w:pPr>
            <w:r w:rsidRPr="00D9056D">
              <w:t>Chủ cửa hàng chọn “Xoá sản phẩm”</w:t>
            </w:r>
          </w:p>
          <w:p w14:paraId="4F4C6C99" w14:textId="77777777" w:rsidR="00D9056D" w:rsidRPr="00D9056D" w:rsidRDefault="00D9056D" w:rsidP="00DB1A4E">
            <w:pPr>
              <w:numPr>
                <w:ilvl w:val="0"/>
                <w:numId w:val="34"/>
              </w:numPr>
            </w:pPr>
            <w:r w:rsidRPr="00D9056D">
              <w:t>Hệ thống hiển thị “Xác nhận xóa sản phẩm”</w:t>
            </w:r>
          </w:p>
          <w:p w14:paraId="41EEFD94" w14:textId="77777777" w:rsidR="00D9056D" w:rsidRPr="00D9056D" w:rsidRDefault="00D9056D" w:rsidP="00DB1A4E">
            <w:pPr>
              <w:numPr>
                <w:ilvl w:val="0"/>
                <w:numId w:val="34"/>
              </w:numPr>
            </w:pPr>
            <w:r w:rsidRPr="00D9056D">
              <w:t>Chủ cửa hàng xác nhận xóa sản phẩm</w:t>
            </w:r>
          </w:p>
          <w:p w14:paraId="0882E1FF" w14:textId="77777777" w:rsidR="00D9056D" w:rsidRPr="00D9056D" w:rsidRDefault="00D9056D" w:rsidP="00DB1A4E">
            <w:pPr>
              <w:numPr>
                <w:ilvl w:val="0"/>
                <w:numId w:val="34"/>
              </w:numPr>
            </w:pPr>
            <w:r w:rsidRPr="00D9056D">
              <w:t>Hệ thống thông báo “Xóa sản phẩm thành công”</w:t>
            </w:r>
          </w:p>
          <w:p w14:paraId="2024B534" w14:textId="77777777" w:rsidR="00D9056D" w:rsidRPr="00D9056D" w:rsidRDefault="00D9056D" w:rsidP="00DB1A4E">
            <w:pPr>
              <w:numPr>
                <w:ilvl w:val="0"/>
                <w:numId w:val="35"/>
              </w:numPr>
            </w:pPr>
            <w:r w:rsidRPr="00D9056D">
              <w:t>Hệ thống cập nhật lại danh sách sản phẩm</w:t>
            </w:r>
          </w:p>
        </w:tc>
      </w:tr>
      <w:tr w:rsidR="00D9056D" w:rsidRPr="00D9056D" w14:paraId="25BB91BF" w14:textId="77777777" w:rsidTr="00D9056D">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4EF16" w14:textId="0C9387B0" w:rsidR="00D9056D" w:rsidRPr="00D9056D" w:rsidRDefault="00D9056D" w:rsidP="00D9056D">
            <w:r w:rsidRPr="00D9056D">
              <w:lastRenderedPageBreak/>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A92B" w14:textId="77777777" w:rsidR="00D9056D" w:rsidRDefault="00D9056D" w:rsidP="00D9056D">
            <w:r w:rsidRPr="00D9056D">
              <w:t>N/A</w:t>
            </w:r>
          </w:p>
          <w:p w14:paraId="1E650D4A" w14:textId="37F6E331" w:rsidR="003648D2" w:rsidRPr="00D9056D" w:rsidRDefault="003648D2" w:rsidP="00D9056D"/>
        </w:tc>
      </w:tr>
      <w:tr w:rsidR="00D9056D" w:rsidRPr="00D9056D" w14:paraId="71A64F36" w14:textId="77777777" w:rsidTr="00D9056D">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31944" w14:textId="77777777" w:rsidR="00D9056D" w:rsidRPr="00D9056D" w:rsidRDefault="00D9056D" w:rsidP="00D9056D">
            <w:r w:rsidRPr="00D9056D">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71D" w14:textId="77777777" w:rsidR="00D9056D" w:rsidRPr="00D9056D" w:rsidRDefault="00D9056D" w:rsidP="00D9056D">
            <w:r w:rsidRPr="00D9056D">
              <w:t>4a. Nếu chủ cửa hàng không xác nhận xóa sản phẩm thì kết thúc</w:t>
            </w:r>
          </w:p>
          <w:p w14:paraId="1F86D355" w14:textId="77777777" w:rsidR="00D9056D" w:rsidRPr="00D9056D" w:rsidRDefault="00D9056D" w:rsidP="00D9056D">
            <w:r w:rsidRPr="00D9056D">
              <w:t>6a.  Nếu hệ thống gặp sự cố, hiển thị “Lỗi! Thử lại”, kết thúc</w:t>
            </w:r>
          </w:p>
          <w:p w14:paraId="126617A8" w14:textId="77777777" w:rsidR="00D9056D" w:rsidRPr="00D9056D" w:rsidRDefault="00D9056D" w:rsidP="00D9056D"/>
        </w:tc>
      </w:tr>
      <w:tr w:rsidR="00C1349C" w:rsidRPr="00E3261C" w14:paraId="57002AB0"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16DA" w14:textId="77777777" w:rsidR="00C1349C" w:rsidRPr="00E3261C" w:rsidRDefault="00C1349C" w:rsidP="00BF500E">
            <w:r w:rsidRPr="00E3261C">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849C" w14:textId="77777777" w:rsidR="00C1349C" w:rsidRPr="00E3261C" w:rsidRDefault="00C1349C" w:rsidP="00BF500E">
            <w:r w:rsidRPr="00E3261C">
              <w:t>N/A</w:t>
            </w:r>
          </w:p>
        </w:tc>
      </w:tr>
      <w:tr w:rsidR="00C1349C" w:rsidRPr="00E3261C" w14:paraId="7F4981D0"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28FDC" w14:textId="77777777" w:rsidR="00C1349C" w:rsidRPr="00E3261C" w:rsidRDefault="00C1349C" w:rsidP="00BF500E">
            <w:r w:rsidRPr="00E3261C">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5B04F" w14:textId="77777777" w:rsidR="00C1349C" w:rsidRPr="00E3261C" w:rsidRDefault="00C1349C" w:rsidP="00BF500E">
            <w:r w:rsidRPr="00E3261C">
              <w:t>N/A</w:t>
            </w:r>
          </w:p>
        </w:tc>
      </w:tr>
    </w:tbl>
    <w:p w14:paraId="241A6B16" w14:textId="12639415" w:rsidR="00C1349C" w:rsidRDefault="003648D2" w:rsidP="00D9056D">
      <w:r>
        <w:t>Sơ đồ đặc tả</w:t>
      </w:r>
    </w:p>
    <w:p w14:paraId="33837C27" w14:textId="1D8F029A" w:rsidR="003648D2" w:rsidRPr="00D9056D" w:rsidRDefault="003648D2" w:rsidP="00D9056D">
      <w:r>
        <w:rPr>
          <w:noProof/>
        </w:rPr>
        <w:drawing>
          <wp:anchor distT="0" distB="0" distL="114300" distR="114300" simplePos="0" relativeHeight="251660288" behindDoc="0" locked="0" layoutInCell="1" allowOverlap="1" wp14:anchorId="485A1B7B" wp14:editId="1DE0953C">
            <wp:simplePos x="0" y="0"/>
            <wp:positionH relativeFrom="column">
              <wp:posOffset>0</wp:posOffset>
            </wp:positionH>
            <wp:positionV relativeFrom="paragraph">
              <wp:posOffset>0</wp:posOffset>
            </wp:positionV>
            <wp:extent cx="4535805" cy="41471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2.3.jpg"/>
                    <pic:cNvPicPr/>
                  </pic:nvPicPr>
                  <pic:blipFill>
                    <a:blip r:embed="rId25">
                      <a:extLst>
                        <a:ext uri="{28A0092B-C50C-407E-A947-70E740481C1C}">
                          <a14:useLocalDpi xmlns:a14="http://schemas.microsoft.com/office/drawing/2010/main" val="0"/>
                        </a:ext>
                      </a:extLst>
                    </a:blip>
                    <a:stretch>
                      <a:fillRect/>
                    </a:stretch>
                  </pic:blipFill>
                  <pic:spPr>
                    <a:xfrm>
                      <a:off x="0" y="0"/>
                      <a:ext cx="4535805" cy="4147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143F193C" wp14:editId="4C246178">
                <wp:simplePos x="0" y="0"/>
                <wp:positionH relativeFrom="column">
                  <wp:posOffset>0</wp:posOffset>
                </wp:positionH>
                <wp:positionV relativeFrom="paragraph">
                  <wp:posOffset>8602980</wp:posOffset>
                </wp:positionV>
                <wp:extent cx="471424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714240" cy="635"/>
                        </a:xfrm>
                        <a:prstGeom prst="rect">
                          <a:avLst/>
                        </a:prstGeom>
                        <a:solidFill>
                          <a:prstClr val="white"/>
                        </a:solidFill>
                        <a:ln>
                          <a:noFill/>
                        </a:ln>
                      </wps:spPr>
                      <wps:txbx>
                        <w:txbxContent>
                          <w:p w14:paraId="7FEF6D4B" w14:textId="02990C4A" w:rsidR="00152B01" w:rsidRPr="00152B01" w:rsidRDefault="00152B01" w:rsidP="00152B01">
                            <w:pPr>
                              <w:pStyle w:val="Caption"/>
                              <w:jc w:val="center"/>
                              <w:rPr>
                                <w:noProof/>
                              </w:rPr>
                            </w:pPr>
                            <w:bookmarkStart w:id="22" w:name="_Toc166252762"/>
                            <w:r>
                              <w:t xml:space="preserve">Hình  </w:t>
                            </w:r>
                            <w:r>
                              <w:fldChar w:fldCharType="begin"/>
                            </w:r>
                            <w:r>
                              <w:instrText xml:space="preserve"> SEQ Hình_ \* ARABIC </w:instrText>
                            </w:r>
                            <w:r>
                              <w:fldChar w:fldCharType="separate"/>
                            </w:r>
                            <w:r>
                              <w:rPr>
                                <w:noProof/>
                              </w:rPr>
                              <w:t>10</w:t>
                            </w:r>
                            <w:r>
                              <w:rPr>
                                <w:noProof/>
                              </w:rPr>
                              <w:fldChar w:fldCharType="end"/>
                            </w:r>
                            <w:r>
                              <w:rPr>
                                <w:noProof/>
                              </w:rPr>
                              <w:t xml:space="preserve">  AD </w:t>
                            </w:r>
                            <w:r w:rsidRPr="00152B01">
                              <w:rPr>
                                <w:noProof/>
                              </w:rPr>
                              <w:t>Xóa sản phẩm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3F193C" id="_x0000_t202" coordsize="21600,21600" o:spt="202" path="m,l,21600r21600,l21600,xe">
                <v:stroke joinstyle="miter"/>
                <v:path gradientshapeok="t" o:connecttype="rect"/>
              </v:shapetype>
              <v:shape id="Text Box 28" o:spid="_x0000_s1026" type="#_x0000_t202" style="position:absolute;left:0;text-align:left;margin-left:0;margin-top:677.4pt;width:371.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" stroked="f">
                <v:textbox style="mso-fit-shape-to-text:t" inset="0,0,0,0">
                  <w:txbxContent>
                    <w:p w14:paraId="7FEF6D4B" w14:textId="02990C4A" w:rsidR="00152B01" w:rsidRPr="00152B01" w:rsidRDefault="00152B01" w:rsidP="00152B01">
                      <w:pPr>
                        <w:pStyle w:val="Caption"/>
                        <w:jc w:val="center"/>
                        <w:rPr>
                          <w:noProof/>
                        </w:rPr>
                      </w:pPr>
                      <w:bookmarkStart w:id="23" w:name="_Toc166252762"/>
                      <w:r>
                        <w:t xml:space="preserve">Hình  </w:t>
                      </w:r>
                      <w:r>
                        <w:fldChar w:fldCharType="begin"/>
                      </w:r>
                      <w:r>
                        <w:instrText xml:space="preserve"> SEQ Hình_ \* ARABIC </w:instrText>
                      </w:r>
                      <w:r>
                        <w:fldChar w:fldCharType="separate"/>
                      </w:r>
                      <w:r>
                        <w:rPr>
                          <w:noProof/>
                        </w:rPr>
                        <w:t>10</w:t>
                      </w:r>
                      <w:r>
                        <w:rPr>
                          <w:noProof/>
                        </w:rPr>
                        <w:fldChar w:fldCharType="end"/>
                      </w:r>
                      <w:r>
                        <w:rPr>
                          <w:noProof/>
                        </w:rPr>
                        <w:t xml:space="preserve">  AD </w:t>
                      </w:r>
                      <w:r w:rsidRPr="00152B01">
                        <w:rPr>
                          <w:noProof/>
                        </w:rPr>
                        <w:t>Xóa sản phẩm</w:t>
                      </w:r>
                      <w:bookmarkEnd w:id="23"/>
                    </w:p>
                  </w:txbxContent>
                </v:textbox>
                <w10:wrap type="topAndBottom"/>
              </v:shape>
            </w:pict>
          </mc:Fallback>
        </mc:AlternateContent>
      </w:r>
    </w:p>
    <w:p w14:paraId="085061C8" w14:textId="62EE04E2" w:rsidR="00E932DA" w:rsidRDefault="00E3261C" w:rsidP="00E3261C">
      <w:pPr>
        <w:pStyle w:val="Heading2"/>
        <w:rPr>
          <w:rFonts w:eastAsia="Times New Roman"/>
        </w:rPr>
      </w:pPr>
      <w:bookmarkStart w:id="24" w:name="_Toc166252794"/>
      <w:r>
        <w:rPr>
          <w:rFonts w:eastAsia="Times New Roman"/>
        </w:rPr>
        <w:lastRenderedPageBreak/>
        <w:t>Đặc tả use case quản lý nhập kho</w:t>
      </w:r>
      <w:bookmarkEnd w:id="24"/>
      <w:r>
        <w:rPr>
          <w:rFonts w:eastAsia="Times New Roman"/>
        </w:rPr>
        <w:t xml:space="preserve"> </w:t>
      </w:r>
    </w:p>
    <w:p w14:paraId="603E4E1B" w14:textId="7E1DD7EF" w:rsidR="00AC5000" w:rsidRPr="00AC5000" w:rsidRDefault="00AC5000" w:rsidP="00AC5000">
      <w:pPr>
        <w:pStyle w:val="Heading3"/>
      </w:pPr>
      <w:bookmarkStart w:id="25" w:name="_Toc166252795"/>
      <w:r>
        <w:t>Đặc tả use case tạo hoá đơn nhập hàng</w:t>
      </w:r>
      <w:bookmarkEnd w:id="25"/>
    </w:p>
    <w:tbl>
      <w:tblPr>
        <w:tblW w:w="9713" w:type="dxa"/>
        <w:tblLayout w:type="fixed"/>
        <w:tblLook w:val="0400" w:firstRow="0" w:lastRow="0" w:firstColumn="0" w:lastColumn="0" w:noHBand="0" w:noVBand="1"/>
      </w:tblPr>
      <w:tblGrid>
        <w:gridCol w:w="2264"/>
        <w:gridCol w:w="7449"/>
      </w:tblGrid>
      <w:tr w:rsidR="00E932DA" w14:paraId="5ACB2086"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DFFE"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0B74DECE" w14:textId="77777777" w:rsidR="00E932DA" w:rsidRDefault="00E932DA">
            <w:pPr>
              <w:spacing w:after="0" w:line="240" w:lineRule="auto"/>
              <w:rPr>
                <w:rFonts w:eastAsia="Times New Roman" w:cs="Times New Roman"/>
                <w:szCs w:val="26"/>
              </w:rPr>
            </w:pP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943BE9" w14:textId="77777777" w:rsidR="00E932DA" w:rsidRDefault="00E932DA">
            <w:pPr>
              <w:spacing w:line="240" w:lineRule="auto"/>
              <w:rPr>
                <w:rFonts w:eastAsia="Times New Roman" w:cs="Times New Roman"/>
                <w:szCs w:val="26"/>
              </w:rPr>
            </w:pPr>
            <w:r>
              <w:rPr>
                <w:rFonts w:eastAsia="Times New Roman" w:cs="Times New Roman"/>
                <w:szCs w:val="26"/>
              </w:rPr>
              <w:t>3.1</w:t>
            </w:r>
          </w:p>
        </w:tc>
      </w:tr>
      <w:tr w:rsidR="00E932DA" w14:paraId="427B62A7"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BAE70"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7E4FDEE4" w14:textId="77777777" w:rsidR="00E932DA" w:rsidRDefault="00E932DA">
            <w:pPr>
              <w:spacing w:after="0" w:line="240" w:lineRule="auto"/>
              <w:rPr>
                <w:rFonts w:eastAsia="Times New Roman" w:cs="Times New Roman"/>
                <w:szCs w:val="26"/>
              </w:rPr>
            </w:pP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6D9B9" w14:textId="77777777" w:rsidR="00E932DA" w:rsidRDefault="00E932DA">
            <w:pPr>
              <w:spacing w:line="240" w:lineRule="auto"/>
              <w:rPr>
                <w:rFonts w:eastAsia="Times New Roman" w:cs="Times New Roman"/>
                <w:szCs w:val="26"/>
              </w:rPr>
            </w:pPr>
            <w:r>
              <w:rPr>
                <w:rFonts w:eastAsia="Times New Roman" w:cs="Times New Roman"/>
                <w:szCs w:val="26"/>
              </w:rPr>
              <w:t>Tạo hóa đơn nhập hàng</w:t>
            </w:r>
          </w:p>
        </w:tc>
      </w:tr>
      <w:tr w:rsidR="00E932DA" w14:paraId="583481ED"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46F59"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7DB0522A" w14:textId="77777777" w:rsidR="00E932DA" w:rsidRDefault="00E932DA">
            <w:pPr>
              <w:spacing w:after="0" w:line="240" w:lineRule="auto"/>
              <w:rPr>
                <w:rFonts w:eastAsia="Times New Roman" w:cs="Times New Roman"/>
                <w:szCs w:val="26"/>
              </w:rPr>
            </w:pP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D153C" w14:textId="77777777" w:rsidR="00E932DA" w:rsidRDefault="00E932DA">
            <w:pPr>
              <w:spacing w:line="240" w:lineRule="auto"/>
              <w:rPr>
                <w:rFonts w:eastAsia="Times New Roman" w:cs="Times New Roman"/>
                <w:szCs w:val="26"/>
              </w:rPr>
            </w:pPr>
            <w:r>
              <w:rPr>
                <w:rFonts w:eastAsia="Times New Roman" w:cs="Times New Roman"/>
                <w:color w:val="000000"/>
                <w:szCs w:val="26"/>
              </w:rPr>
              <w:t>Là chủ cửa h</w:t>
            </w:r>
            <w:r>
              <w:rPr>
                <w:rFonts w:eastAsia="Times New Roman" w:cs="Times New Roman"/>
                <w:szCs w:val="26"/>
              </w:rPr>
              <w:t>à</w:t>
            </w:r>
            <w:r>
              <w:rPr>
                <w:rFonts w:eastAsia="Times New Roman" w:cs="Times New Roman"/>
                <w:color w:val="000000"/>
                <w:szCs w:val="26"/>
              </w:rPr>
              <w:t>ng, tôi muốn tạo hóa đơn nhập hàng</w:t>
            </w:r>
          </w:p>
        </w:tc>
      </w:tr>
      <w:tr w:rsidR="00E932DA" w14:paraId="270931F8"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946EC"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2C62A" w14:textId="77777777" w:rsidR="00E932DA" w:rsidRDefault="00E932DA">
            <w:pPr>
              <w:spacing w:line="240" w:lineRule="auto"/>
              <w:rPr>
                <w:rFonts w:eastAsia="Times New Roman" w:cs="Times New Roman"/>
                <w:szCs w:val="26"/>
              </w:rPr>
            </w:pPr>
            <w:r>
              <w:rPr>
                <w:rFonts w:eastAsia="Times New Roman" w:cs="Times New Roman"/>
                <w:szCs w:val="26"/>
              </w:rPr>
              <w:t>Chủ cửa hàng</w:t>
            </w:r>
          </w:p>
        </w:tc>
      </w:tr>
      <w:tr w:rsidR="00E932DA" w14:paraId="56F8A085"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EC28C"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A4B53"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1102B83C"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E157"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B83FA" w14:textId="77777777" w:rsidR="00E932DA" w:rsidRDefault="00E932DA">
            <w:pPr>
              <w:spacing w:line="240" w:lineRule="auto"/>
              <w:rPr>
                <w:rFonts w:eastAsia="Times New Roman" w:cs="Times New Roman"/>
                <w:szCs w:val="26"/>
              </w:rPr>
            </w:pPr>
            <w:r>
              <w:rPr>
                <w:rFonts w:eastAsia="Times New Roman" w:cs="Times New Roman"/>
                <w:szCs w:val="26"/>
              </w:rPr>
              <w:t>Chủ cửa hàng chọn chức năng tạo hóa đơn nhập hàng</w:t>
            </w:r>
          </w:p>
        </w:tc>
      </w:tr>
      <w:tr w:rsidR="00E932DA" w14:paraId="6CD3E618"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281EE"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F60C6" w14:textId="77777777" w:rsidR="00E932DA" w:rsidRDefault="00E932DA" w:rsidP="00DB1A4E">
            <w:pPr>
              <w:numPr>
                <w:ilvl w:val="0"/>
                <w:numId w:val="13"/>
              </w:numPr>
              <w:spacing w:after="0" w:line="240" w:lineRule="auto"/>
              <w:jc w:val="left"/>
              <w:rPr>
                <w:rFonts w:eastAsia="Times New Roman" w:cs="Times New Roman"/>
                <w:color w:val="000000"/>
                <w:szCs w:val="26"/>
              </w:rPr>
            </w:pPr>
            <w:r>
              <w:rPr>
                <w:rFonts w:eastAsia="Times New Roman" w:cs="Times New Roman"/>
                <w:color w:val="000000"/>
                <w:szCs w:val="26"/>
              </w:rPr>
              <w:t>Đã nhận hàng hóa từ nhà cung cấp.</w:t>
            </w:r>
          </w:p>
          <w:p w14:paraId="24D0798D" w14:textId="77777777" w:rsidR="00E932DA" w:rsidRDefault="00E932DA" w:rsidP="00DB1A4E">
            <w:pPr>
              <w:numPr>
                <w:ilvl w:val="0"/>
                <w:numId w:val="13"/>
              </w:numPr>
              <w:spacing w:after="0" w:line="240" w:lineRule="auto"/>
              <w:jc w:val="left"/>
              <w:rPr>
                <w:rFonts w:eastAsia="Times New Roman" w:cs="Times New Roman"/>
                <w:color w:val="000000"/>
                <w:szCs w:val="26"/>
              </w:rPr>
            </w:pPr>
            <w:r>
              <w:rPr>
                <w:rFonts w:eastAsia="Times New Roman" w:cs="Times New Roman"/>
                <w:color w:val="000000"/>
                <w:szCs w:val="26"/>
              </w:rPr>
              <w:t>Hàng hóa được đảm bảo và đủ số lượng.</w:t>
            </w:r>
          </w:p>
        </w:tc>
      </w:tr>
      <w:tr w:rsidR="00E932DA" w14:paraId="45A84193"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F18B0"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2D60D" w14:textId="77777777" w:rsidR="00E932DA" w:rsidRDefault="00E932DA" w:rsidP="00DB1A4E">
            <w:pPr>
              <w:numPr>
                <w:ilvl w:val="0"/>
                <w:numId w:val="14"/>
              </w:numPr>
              <w:spacing w:line="240" w:lineRule="auto"/>
              <w:jc w:val="left"/>
              <w:rPr>
                <w:rFonts w:eastAsia="Times New Roman" w:cs="Times New Roman"/>
                <w:color w:val="000000"/>
                <w:szCs w:val="26"/>
              </w:rPr>
            </w:pPr>
            <w:r>
              <w:rPr>
                <w:rFonts w:eastAsia="Times New Roman" w:cs="Times New Roman"/>
                <w:color w:val="000000"/>
                <w:szCs w:val="26"/>
              </w:rPr>
              <w:t>Hóa đơn nhập hàng được tạo</w:t>
            </w:r>
          </w:p>
          <w:p w14:paraId="706AA0D0" w14:textId="77777777" w:rsidR="00E932DA" w:rsidRDefault="00E932DA" w:rsidP="00DB1A4E">
            <w:pPr>
              <w:numPr>
                <w:ilvl w:val="0"/>
                <w:numId w:val="14"/>
              </w:numPr>
              <w:spacing w:line="240" w:lineRule="auto"/>
              <w:jc w:val="left"/>
              <w:rPr>
                <w:rFonts w:eastAsia="Times New Roman" w:cs="Times New Roman"/>
                <w:color w:val="000000"/>
                <w:szCs w:val="26"/>
              </w:rPr>
            </w:pPr>
            <w:r>
              <w:rPr>
                <w:rFonts w:eastAsia="Times New Roman" w:cs="Times New Roman"/>
                <w:color w:val="000000"/>
                <w:szCs w:val="26"/>
              </w:rPr>
              <w:t>Thông tin hóa đơn nhập hàng được lưu vào hệ thống</w:t>
            </w:r>
          </w:p>
        </w:tc>
      </w:tr>
      <w:tr w:rsidR="00E932DA" w14:paraId="763B2192"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88189"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E5C82"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chọn chức năng tạo hóa đơn nhập hàng.</w:t>
            </w:r>
          </w:p>
          <w:p w14:paraId="7DEFA4B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nhập mã đơn của đơn hàng.</w:t>
            </w:r>
          </w:p>
          <w:p w14:paraId="6D8FEBBB"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Hệ thống kiểm tra mã đơn đặt hàng mua.</w:t>
            </w:r>
          </w:p>
          <w:p w14:paraId="4553558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kiểm tra chất lượng và số lượng.</w:t>
            </w:r>
          </w:p>
          <w:p w14:paraId="2905DC5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nhập</w:t>
            </w:r>
            <w:r>
              <w:rPr>
                <w:rFonts w:eastAsia="Times New Roman" w:cs="Times New Roman"/>
                <w:szCs w:val="26"/>
              </w:rPr>
              <w:t xml:space="preserve"> t</w:t>
            </w:r>
            <w:r>
              <w:rPr>
                <w:rFonts w:eastAsia="Times New Roman" w:cs="Times New Roman"/>
                <w:color w:val="000000"/>
                <w:szCs w:val="26"/>
              </w:rPr>
              <w:t>ên nhà cung cấp</w:t>
            </w:r>
          </w:p>
          <w:p w14:paraId="60E3A2F7"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Chủ cửa hàng nhập mã đơn hàng mua</w:t>
            </w:r>
          </w:p>
          <w:p w14:paraId="17EFCD00"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Tên hàng hóa nhập</w:t>
            </w:r>
          </w:p>
          <w:p w14:paraId="659848B9"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 xml:space="preserve">Số lượng nhập </w:t>
            </w:r>
          </w:p>
          <w:p w14:paraId="1E2AC53D"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Ngày nhập hàng</w:t>
            </w:r>
          </w:p>
          <w:p w14:paraId="69DD7B71"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Chiết khấu đơn hàng</w:t>
            </w:r>
          </w:p>
          <w:p w14:paraId="70D5866C"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Hệ thống tính toán số tiền cần thanh toán dựa trên thông tin đơn hàng đã nhập</w:t>
            </w:r>
          </w:p>
          <w:p w14:paraId="4A92DE69"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kiểm tra hóa đơn trước khi xuất.</w:t>
            </w:r>
          </w:p>
          <w:p w14:paraId="7F6B41A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Lưu hóa đơn vào hệ thống.</w:t>
            </w:r>
          </w:p>
          <w:p w14:paraId="50C37A64"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Xuất hóa đơn nhập hàng.</w:t>
            </w:r>
          </w:p>
        </w:tc>
      </w:tr>
      <w:tr w:rsidR="00E932DA" w14:paraId="59F1CA56"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3D6AC" w14:textId="77777777" w:rsidR="00E932DA" w:rsidRDefault="00E932DA">
            <w:pPr>
              <w:spacing w:line="240" w:lineRule="auto"/>
              <w:rPr>
                <w:rFonts w:eastAsia="Times New Roman" w:cs="Times New Roman"/>
                <w:szCs w:val="26"/>
              </w:rPr>
            </w:pPr>
            <w:r>
              <w:rPr>
                <w:rFonts w:eastAsia="Times New Roman" w:cs="Times New Roman"/>
                <w:color w:val="000000"/>
                <w:szCs w:val="26"/>
              </w:rPr>
              <w:t>Alternative flows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F6F68" w14:textId="77777777" w:rsidR="00E932DA" w:rsidRDefault="00E932DA">
            <w:pPr>
              <w:spacing w:line="240" w:lineRule="auto"/>
              <w:rPr>
                <w:rFonts w:eastAsia="Times New Roman" w:cs="Times New Roman"/>
                <w:szCs w:val="26"/>
              </w:rPr>
            </w:pPr>
            <w:ins w:id="26" w:author="R IMH" w:date="2024-04-19T15:02:00Z">
              <w:r>
                <w:rPr>
                  <w:rFonts w:eastAsia="Times New Roman" w:cs="Times New Roman"/>
                  <w:szCs w:val="26"/>
                </w:rPr>
                <w:t>N/A</w:t>
              </w:r>
            </w:ins>
          </w:p>
        </w:tc>
      </w:tr>
      <w:tr w:rsidR="00E932DA" w14:paraId="388489AF"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C321D"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B5974" w14:textId="77777777" w:rsidR="00E932DA" w:rsidRDefault="00E932DA">
            <w:pPr>
              <w:spacing w:line="240" w:lineRule="auto"/>
              <w:rPr>
                <w:rFonts w:eastAsia="Times New Roman" w:cs="Times New Roman"/>
                <w:szCs w:val="26"/>
              </w:rPr>
            </w:pPr>
            <w:r>
              <w:rPr>
                <w:rFonts w:eastAsia="Times New Roman" w:cs="Times New Roman"/>
                <w:szCs w:val="26"/>
              </w:rPr>
              <w:t>3a. Nếu mã đơn đặt hàng mua không trùng khớp thì hiển thị thông báo” mã đặt hàng mua không tồn tại” và kết thúc.</w:t>
            </w:r>
          </w:p>
          <w:p w14:paraId="28B38598" w14:textId="77777777" w:rsidR="00E932DA" w:rsidRDefault="00E932DA">
            <w:pPr>
              <w:spacing w:line="240" w:lineRule="auto"/>
              <w:rPr>
                <w:rFonts w:eastAsia="Times New Roman" w:cs="Times New Roman"/>
                <w:szCs w:val="26"/>
              </w:rPr>
            </w:pPr>
            <w:r>
              <w:rPr>
                <w:rFonts w:eastAsia="Times New Roman" w:cs="Times New Roman"/>
                <w:szCs w:val="26"/>
              </w:rPr>
              <w:t>4a. Nếu số lượng hoặc chất lượng không đảm bảo thì kết thúc.</w:t>
            </w:r>
          </w:p>
          <w:p w14:paraId="0A18D284" w14:textId="77777777" w:rsidR="00E932DA" w:rsidRDefault="00E932DA">
            <w:pPr>
              <w:spacing w:line="240" w:lineRule="auto"/>
              <w:rPr>
                <w:rFonts w:eastAsia="Times New Roman" w:cs="Times New Roman"/>
                <w:szCs w:val="26"/>
              </w:rPr>
            </w:pPr>
            <w:r>
              <w:rPr>
                <w:rFonts w:eastAsia="Times New Roman" w:cs="Times New Roman"/>
                <w:szCs w:val="26"/>
              </w:rPr>
              <w:t>12a. Nếu thông tin nhập hoặc số tiền thanh toán không đúng thì kết thúc</w:t>
            </w:r>
          </w:p>
          <w:p w14:paraId="7550D190" w14:textId="77777777" w:rsidR="00E932DA" w:rsidRDefault="00E932DA">
            <w:pPr>
              <w:spacing w:line="240" w:lineRule="auto"/>
              <w:rPr>
                <w:rFonts w:eastAsia="Times New Roman" w:cs="Times New Roman"/>
                <w:szCs w:val="26"/>
              </w:rPr>
            </w:pPr>
            <w:r>
              <w:rPr>
                <w:rFonts w:eastAsia="Times New Roman" w:cs="Times New Roman"/>
                <w:szCs w:val="26"/>
              </w:rPr>
              <w:lastRenderedPageBreak/>
              <w:t>13a. Nếu hệ thống lưu không thành công thì hiển thị thông báo “ lưu không thành công và kết thúc.</w:t>
            </w:r>
          </w:p>
        </w:tc>
      </w:tr>
      <w:tr w:rsidR="00E932DA" w14:paraId="4D3D0948"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A2C887" w14:textId="77777777" w:rsidR="00E932DA" w:rsidRDefault="00E932DA">
            <w:pPr>
              <w:spacing w:line="240" w:lineRule="auto"/>
              <w:rPr>
                <w:rFonts w:eastAsia="Times New Roman" w:cs="Times New Roman"/>
                <w:szCs w:val="26"/>
              </w:rPr>
            </w:pPr>
            <w:r>
              <w:rPr>
                <w:rFonts w:eastAsia="Times New Roman" w:cs="Times New Roman"/>
                <w:color w:val="000000"/>
                <w:szCs w:val="26"/>
              </w:rPr>
              <w:lastRenderedPageBreak/>
              <w:t>Business rules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3C799"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3B68BEF9"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9DAAF"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74902"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3C7329DA" w14:textId="22C4B631" w:rsidR="00E932DA" w:rsidRDefault="00E932DA">
      <w:pPr>
        <w:spacing w:line="240" w:lineRule="auto"/>
        <w:rPr>
          <w:rFonts w:eastAsia="Times New Roman" w:cs="Times New Roman"/>
          <w:szCs w:val="26"/>
        </w:rPr>
      </w:pPr>
    </w:p>
    <w:p w14:paraId="6F8E302B" w14:textId="5CE8E33F" w:rsidR="00AC178B" w:rsidRDefault="00AC178B">
      <w:pPr>
        <w:spacing w:line="240" w:lineRule="auto"/>
        <w:rPr>
          <w:rFonts w:eastAsia="Times New Roman" w:cs="Times New Roman"/>
          <w:szCs w:val="26"/>
        </w:rPr>
      </w:pPr>
      <w:r>
        <w:rPr>
          <w:rFonts w:eastAsia="Times New Roman" w:cs="Times New Roman"/>
          <w:szCs w:val="26"/>
        </w:rPr>
        <w:t xml:space="preserve">Sơ đồ hoạt động </w:t>
      </w:r>
    </w:p>
    <w:p w14:paraId="5B5CF3CE" w14:textId="77777777" w:rsidR="003648D2" w:rsidRDefault="00AC178B" w:rsidP="003648D2">
      <w:pPr>
        <w:keepNext/>
        <w:spacing w:line="240" w:lineRule="auto"/>
      </w:pPr>
      <w:r>
        <w:rPr>
          <w:rFonts w:eastAsia="Times New Roman" w:cs="Times New Roman"/>
          <w:noProof/>
          <w:szCs w:val="26"/>
        </w:rPr>
        <w:drawing>
          <wp:inline distT="0" distB="0" distL="0" distR="0" wp14:anchorId="5C66011A" wp14:editId="2D511CFC">
            <wp:extent cx="4885322" cy="6689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ểu đồ không có tiêu đề-tạo hóa đơn nhập hàng.jpg"/>
                    <pic:cNvPicPr/>
                  </pic:nvPicPr>
                  <pic:blipFill>
                    <a:blip r:embed="rId26">
                      <a:extLst>
                        <a:ext uri="{28A0092B-C50C-407E-A947-70E740481C1C}">
                          <a14:useLocalDpi xmlns:a14="http://schemas.microsoft.com/office/drawing/2010/main" val="0"/>
                        </a:ext>
                      </a:extLst>
                    </a:blip>
                    <a:stretch>
                      <a:fillRect/>
                    </a:stretch>
                  </pic:blipFill>
                  <pic:spPr>
                    <a:xfrm>
                      <a:off x="0" y="0"/>
                      <a:ext cx="4893349" cy="6700643"/>
                    </a:xfrm>
                    <a:prstGeom prst="rect">
                      <a:avLst/>
                    </a:prstGeom>
                  </pic:spPr>
                </pic:pic>
              </a:graphicData>
            </a:graphic>
          </wp:inline>
        </w:drawing>
      </w:r>
    </w:p>
    <w:p w14:paraId="6D62CC70" w14:textId="19B936A5" w:rsidR="00AC178B" w:rsidRDefault="003648D2" w:rsidP="00152B01">
      <w:pPr>
        <w:pStyle w:val="Caption"/>
        <w:jc w:val="center"/>
        <w:rPr>
          <w:noProof/>
        </w:rPr>
      </w:pPr>
      <w:bookmarkStart w:id="27" w:name="_Toc166252763"/>
      <w:r>
        <w:t xml:space="preserve">Hình  </w:t>
      </w:r>
      <w:r w:rsidR="00AC5000">
        <w:fldChar w:fldCharType="begin"/>
      </w:r>
      <w:r w:rsidR="00AC5000">
        <w:instrText xml:space="preserve"> SEQ Hình_ \* ARABIC </w:instrText>
      </w:r>
      <w:r w:rsidR="00AC5000">
        <w:fldChar w:fldCharType="separate"/>
      </w:r>
      <w:r>
        <w:rPr>
          <w:noProof/>
        </w:rPr>
        <w:t>11</w:t>
      </w:r>
      <w:r w:rsidR="00AC5000">
        <w:rPr>
          <w:noProof/>
        </w:rPr>
        <w:fldChar w:fldCharType="end"/>
      </w:r>
      <w:r w:rsidR="00152B01">
        <w:rPr>
          <w:noProof/>
        </w:rPr>
        <w:t xml:space="preserve"> AD </w:t>
      </w:r>
      <w:r w:rsidR="00152B01" w:rsidRPr="00152B01">
        <w:rPr>
          <w:noProof/>
        </w:rPr>
        <w:t>Tạo hóa đơn nhập hàng</w:t>
      </w:r>
      <w:bookmarkEnd w:id="27"/>
    </w:p>
    <w:p w14:paraId="2F99EA12" w14:textId="368A84D4" w:rsidR="00AC5000" w:rsidRPr="00AC5000" w:rsidRDefault="00AC5000" w:rsidP="00AC5000">
      <w:pPr>
        <w:pStyle w:val="Heading3"/>
      </w:pPr>
      <w:bookmarkStart w:id="28" w:name="_Toc166252796"/>
      <w:r>
        <w:lastRenderedPageBreak/>
        <w:t>Đặc tả use case sửa hoá đơn nhập hàng</w:t>
      </w:r>
      <w:bookmarkEnd w:id="28"/>
    </w:p>
    <w:p w14:paraId="29197068" w14:textId="7620EE00" w:rsidR="00E932DA" w:rsidRDefault="00E932DA">
      <w:pPr>
        <w:spacing w:after="280" w:line="240" w:lineRule="auto"/>
        <w:rPr>
          <w:rFonts w:eastAsia="Times New Roman" w:cs="Times New Roman"/>
          <w:b/>
          <w:color w:val="000000"/>
          <w:szCs w:val="26"/>
        </w:rPr>
      </w:pPr>
    </w:p>
    <w:tbl>
      <w:tblPr>
        <w:tblW w:w="9713" w:type="dxa"/>
        <w:tblLayout w:type="fixed"/>
        <w:tblLook w:val="0400" w:firstRow="0" w:lastRow="0" w:firstColumn="0" w:lastColumn="0" w:noHBand="0" w:noVBand="1"/>
      </w:tblPr>
      <w:tblGrid>
        <w:gridCol w:w="2320"/>
        <w:gridCol w:w="7393"/>
      </w:tblGrid>
      <w:tr w:rsidR="00E932DA" w14:paraId="38C50169"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A01F3"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45299BA6" w14:textId="77777777" w:rsidR="00E932DA" w:rsidRDefault="00E932DA">
            <w:pPr>
              <w:spacing w:after="0" w:line="240" w:lineRule="auto"/>
              <w:rPr>
                <w:rFonts w:eastAsia="Times New Roman" w:cs="Times New Roman"/>
                <w:szCs w:val="26"/>
              </w:rPr>
            </w:pP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4F702" w14:textId="77777777" w:rsidR="00E932DA" w:rsidRDefault="00E932DA">
            <w:pPr>
              <w:spacing w:line="240" w:lineRule="auto"/>
              <w:rPr>
                <w:rFonts w:eastAsia="Times New Roman" w:cs="Times New Roman"/>
                <w:szCs w:val="26"/>
              </w:rPr>
            </w:pPr>
            <w:r>
              <w:rPr>
                <w:rFonts w:eastAsia="Times New Roman" w:cs="Times New Roman"/>
                <w:szCs w:val="26"/>
              </w:rPr>
              <w:t>3.2</w:t>
            </w:r>
          </w:p>
        </w:tc>
      </w:tr>
      <w:tr w:rsidR="00E932DA" w14:paraId="437D18B7"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3F262"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76068040" w14:textId="77777777" w:rsidR="00E932DA" w:rsidRDefault="00E932DA">
            <w:pPr>
              <w:spacing w:after="0" w:line="240" w:lineRule="auto"/>
              <w:rPr>
                <w:rFonts w:eastAsia="Times New Roman" w:cs="Times New Roman"/>
                <w:szCs w:val="26"/>
              </w:rPr>
            </w:pP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311C1" w14:textId="77777777" w:rsidR="00E932DA" w:rsidRDefault="00E932DA">
            <w:pPr>
              <w:spacing w:line="240" w:lineRule="auto"/>
              <w:rPr>
                <w:rFonts w:eastAsia="Times New Roman" w:cs="Times New Roman"/>
                <w:szCs w:val="26"/>
              </w:rPr>
            </w:pPr>
            <w:r>
              <w:rPr>
                <w:rFonts w:eastAsia="Times New Roman" w:cs="Times New Roman"/>
                <w:szCs w:val="26"/>
              </w:rPr>
              <w:t>Sửa hóa đơn nhập hàng</w:t>
            </w:r>
          </w:p>
        </w:tc>
      </w:tr>
      <w:tr w:rsidR="00E932DA" w14:paraId="478B2614"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A0B35"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34FCCB38" w14:textId="77777777" w:rsidR="00E932DA" w:rsidRDefault="00E932DA">
            <w:pPr>
              <w:spacing w:after="0" w:line="240" w:lineRule="auto"/>
              <w:rPr>
                <w:rFonts w:eastAsia="Times New Roman" w:cs="Times New Roman"/>
                <w:szCs w:val="26"/>
              </w:rPr>
            </w:pP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CEA73" w14:textId="77777777" w:rsidR="00E932DA" w:rsidRDefault="00E932DA">
            <w:pPr>
              <w:spacing w:line="240" w:lineRule="auto"/>
              <w:rPr>
                <w:rFonts w:eastAsia="Times New Roman" w:cs="Times New Roman"/>
                <w:szCs w:val="26"/>
              </w:rPr>
            </w:pPr>
            <w:r>
              <w:rPr>
                <w:rFonts w:eastAsia="Times New Roman" w:cs="Times New Roman"/>
                <w:color w:val="000000"/>
                <w:szCs w:val="26"/>
              </w:rPr>
              <w:t>Là chủ cửa hàng, tôi muốn sửa thông tin của hóa đơn nhập hàng</w:t>
            </w:r>
          </w:p>
        </w:tc>
      </w:tr>
      <w:tr w:rsidR="00E932DA" w14:paraId="421A98D2"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A11C"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192D5" w14:textId="77777777" w:rsidR="00E932DA" w:rsidRDefault="00E932DA">
            <w:pPr>
              <w:spacing w:line="240" w:lineRule="auto"/>
              <w:rPr>
                <w:rFonts w:eastAsia="Times New Roman" w:cs="Times New Roman"/>
                <w:szCs w:val="26"/>
              </w:rPr>
            </w:pPr>
            <w:r>
              <w:rPr>
                <w:rFonts w:eastAsia="Times New Roman" w:cs="Times New Roman"/>
                <w:szCs w:val="26"/>
              </w:rPr>
              <w:t>Chủ cửa hàng</w:t>
            </w:r>
          </w:p>
        </w:tc>
      </w:tr>
      <w:tr w:rsidR="00E932DA" w14:paraId="2353947D"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586E9"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54B38"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009AA85D"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43DAD"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EED83" w14:textId="77777777" w:rsidR="00E932DA" w:rsidRDefault="00E932DA">
            <w:pPr>
              <w:spacing w:line="240" w:lineRule="auto"/>
              <w:rPr>
                <w:rFonts w:eastAsia="Times New Roman" w:cs="Times New Roman"/>
                <w:szCs w:val="26"/>
              </w:rPr>
            </w:pPr>
            <w:r>
              <w:rPr>
                <w:rFonts w:eastAsia="Times New Roman" w:cs="Times New Roman"/>
                <w:color w:val="000000"/>
                <w:szCs w:val="26"/>
              </w:rPr>
              <w:t>Chủ cửa hàng chọn chức năng sửa hóa đơn nhập hàng</w:t>
            </w:r>
          </w:p>
        </w:tc>
      </w:tr>
      <w:tr w:rsidR="00E932DA" w14:paraId="7763DD09"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9AF4F"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73407" w14:textId="77777777" w:rsidR="00E932DA" w:rsidRDefault="00E932DA" w:rsidP="00DB1A4E">
            <w:pPr>
              <w:numPr>
                <w:ilvl w:val="0"/>
                <w:numId w:val="6"/>
              </w:numPr>
              <w:spacing w:line="240" w:lineRule="auto"/>
              <w:jc w:val="left"/>
              <w:rPr>
                <w:rFonts w:eastAsia="Times New Roman" w:cs="Times New Roman"/>
                <w:color w:val="000000"/>
                <w:szCs w:val="26"/>
              </w:rPr>
            </w:pPr>
            <w:r>
              <w:rPr>
                <w:rFonts w:eastAsia="Times New Roman" w:cs="Times New Roman"/>
                <w:color w:val="000000"/>
                <w:szCs w:val="26"/>
              </w:rPr>
              <w:t>Hóa đơn nhập hàng đã tạo trước đó.</w:t>
            </w:r>
          </w:p>
        </w:tc>
      </w:tr>
      <w:tr w:rsidR="00E932DA" w14:paraId="4D31DBA0"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3A312"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3CCAB" w14:textId="77777777" w:rsidR="00E932DA" w:rsidRDefault="00E932DA" w:rsidP="00DB1A4E">
            <w:pPr>
              <w:numPr>
                <w:ilvl w:val="0"/>
                <w:numId w:val="8"/>
              </w:numPr>
              <w:spacing w:after="0" w:line="240" w:lineRule="auto"/>
              <w:jc w:val="left"/>
              <w:rPr>
                <w:rFonts w:eastAsia="Times New Roman" w:cs="Times New Roman"/>
                <w:color w:val="000000"/>
                <w:szCs w:val="26"/>
              </w:rPr>
            </w:pPr>
            <w:r>
              <w:rPr>
                <w:rFonts w:eastAsia="Times New Roman" w:cs="Times New Roman"/>
                <w:color w:val="000000"/>
                <w:szCs w:val="26"/>
              </w:rPr>
              <w:t>Hóa đơn nhập hàng được cập nhật với các thay đổi cần thiết</w:t>
            </w:r>
          </w:p>
          <w:p w14:paraId="3D3FA1E0" w14:textId="77777777" w:rsidR="00E932DA" w:rsidRDefault="00E932DA" w:rsidP="00DB1A4E">
            <w:pPr>
              <w:numPr>
                <w:ilvl w:val="0"/>
                <w:numId w:val="8"/>
              </w:numPr>
              <w:spacing w:after="0" w:line="240" w:lineRule="auto"/>
              <w:jc w:val="left"/>
              <w:rPr>
                <w:rFonts w:eastAsia="Times New Roman" w:cs="Times New Roman"/>
                <w:color w:val="000000"/>
                <w:szCs w:val="26"/>
              </w:rPr>
            </w:pPr>
            <w:r>
              <w:rPr>
                <w:rFonts w:eastAsia="Times New Roman" w:cs="Times New Roman"/>
                <w:color w:val="000000"/>
                <w:szCs w:val="26"/>
              </w:rPr>
              <w:t>Các khoản phải trả được cập nhật (nếu có thay đổi về số tiền)</w:t>
            </w:r>
          </w:p>
        </w:tc>
      </w:tr>
      <w:tr w:rsidR="00E932DA" w14:paraId="3DE7B7D6"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36D62"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7FD6D"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Chủ cửa hàng xác định hóa đơn nhập hàng cần sửa đổi.</w:t>
            </w:r>
          </w:p>
          <w:p w14:paraId="24D21A9D"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Hệ thống mở hóa đơn nhập hàng cần sửa ở chế độ xem chi tiết.</w:t>
            </w:r>
          </w:p>
          <w:p w14:paraId="2B53AE9C"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Chủ cửa hàng thực hiện các sửa đổi cần thiết.</w:t>
            </w:r>
          </w:p>
          <w:p w14:paraId="445E6BA4"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Lưu thông tin sửa đổi.</w:t>
            </w:r>
          </w:p>
          <w:p w14:paraId="75544BAA"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Hệ thống ghi nhận lại lịch sửa đổi.</w:t>
            </w:r>
          </w:p>
        </w:tc>
      </w:tr>
      <w:tr w:rsidR="00E932DA" w14:paraId="5D7D5583"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468FA" w14:textId="77777777" w:rsidR="00E932DA" w:rsidRDefault="00E932DA">
            <w:pPr>
              <w:spacing w:line="240" w:lineRule="auto"/>
              <w:rPr>
                <w:rFonts w:eastAsia="Times New Roman" w:cs="Times New Roman"/>
                <w:szCs w:val="26"/>
              </w:rPr>
            </w:pPr>
            <w:r>
              <w:rPr>
                <w:rFonts w:eastAsia="Times New Roman" w:cs="Times New Roman"/>
                <w:color w:val="000000"/>
                <w:szCs w:val="26"/>
              </w:rPr>
              <w:t>Alternative flows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C2FA9"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785CD079"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66ABE"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9C0EF" w14:textId="77777777" w:rsidR="00E932DA" w:rsidRDefault="00E932DA">
            <w:pPr>
              <w:spacing w:line="240" w:lineRule="auto"/>
              <w:rPr>
                <w:rFonts w:eastAsia="Times New Roman" w:cs="Times New Roman"/>
                <w:szCs w:val="26"/>
              </w:rPr>
            </w:pPr>
            <w:r>
              <w:rPr>
                <w:rFonts w:eastAsia="Times New Roman" w:cs="Times New Roman"/>
                <w:szCs w:val="26"/>
              </w:rPr>
              <w:t>3a. Nếu các thông tin cần sửa không có quyền sửa thì thông báo “thông tin không được phép sửa” và kết thúc</w:t>
            </w:r>
          </w:p>
          <w:p w14:paraId="6DEB565B" w14:textId="77777777" w:rsidR="00E932DA" w:rsidRDefault="00E932DA">
            <w:pPr>
              <w:spacing w:line="240" w:lineRule="auto"/>
              <w:rPr>
                <w:rFonts w:eastAsia="Times New Roman" w:cs="Times New Roman"/>
                <w:szCs w:val="26"/>
              </w:rPr>
            </w:pPr>
            <w:r>
              <w:rPr>
                <w:rFonts w:eastAsia="Times New Roman" w:cs="Times New Roman"/>
                <w:szCs w:val="26"/>
              </w:rPr>
              <w:t>4a. Nếu hệ thống lưu không thành công thì hiển thị thông báo “ lưu không thành công” và kết thúc.</w:t>
            </w:r>
          </w:p>
        </w:tc>
      </w:tr>
      <w:tr w:rsidR="00E932DA" w14:paraId="19B61641"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6B60F" w14:textId="77777777" w:rsidR="00E932DA" w:rsidRDefault="00E932DA">
            <w:pPr>
              <w:spacing w:line="240" w:lineRule="auto"/>
              <w:rPr>
                <w:rFonts w:eastAsia="Times New Roman" w:cs="Times New Roman"/>
                <w:szCs w:val="26"/>
              </w:rPr>
            </w:pPr>
            <w:r>
              <w:rPr>
                <w:rFonts w:eastAsia="Times New Roman" w:cs="Times New Roman"/>
                <w:color w:val="000000"/>
                <w:szCs w:val="26"/>
              </w:rPr>
              <w:t>Business rules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319EA"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6C996F77"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072D5"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2508F"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55560930" w14:textId="082A9694" w:rsidR="00E932DA" w:rsidRDefault="00E3261C">
      <w:pPr>
        <w:spacing w:after="0" w:line="240" w:lineRule="auto"/>
        <w:rPr>
          <w:rFonts w:eastAsia="Times New Roman" w:cs="Times New Roman"/>
          <w:szCs w:val="26"/>
        </w:rPr>
      </w:pPr>
      <w:r>
        <w:rPr>
          <w:rFonts w:eastAsia="Times New Roman" w:cs="Times New Roman"/>
          <w:szCs w:val="26"/>
        </w:rPr>
        <w:t>Sơ đồ hoạt động:</w:t>
      </w:r>
    </w:p>
    <w:p w14:paraId="7465C358" w14:textId="77777777" w:rsidR="003648D2" w:rsidRDefault="00E3261C" w:rsidP="003648D2">
      <w:pPr>
        <w:keepNext/>
        <w:spacing w:after="280" w:line="240" w:lineRule="auto"/>
      </w:pPr>
      <w:r>
        <w:rPr>
          <w:rFonts w:eastAsia="Times New Roman" w:cs="Times New Roman"/>
          <w:b/>
          <w:noProof/>
          <w:color w:val="000000"/>
          <w:szCs w:val="26"/>
        </w:rPr>
        <w:lastRenderedPageBreak/>
        <w:drawing>
          <wp:inline distT="0" distB="0" distL="0" distR="0" wp14:anchorId="3230ECFE" wp14:editId="4B50F795">
            <wp:extent cx="4867275" cy="3914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ểu đồ không có tiêu đề-xóa hóa đơn nhập hàng.jpg"/>
                    <pic:cNvPicPr/>
                  </pic:nvPicPr>
                  <pic:blipFill>
                    <a:blip r:embed="rId27">
                      <a:extLst>
                        <a:ext uri="{28A0092B-C50C-407E-A947-70E740481C1C}">
                          <a14:useLocalDpi xmlns:a14="http://schemas.microsoft.com/office/drawing/2010/main" val="0"/>
                        </a:ext>
                      </a:extLst>
                    </a:blip>
                    <a:stretch>
                      <a:fillRect/>
                    </a:stretch>
                  </pic:blipFill>
                  <pic:spPr>
                    <a:xfrm>
                      <a:off x="0" y="0"/>
                      <a:ext cx="4867275" cy="3914775"/>
                    </a:xfrm>
                    <a:prstGeom prst="rect">
                      <a:avLst/>
                    </a:prstGeom>
                  </pic:spPr>
                </pic:pic>
              </a:graphicData>
            </a:graphic>
          </wp:inline>
        </w:drawing>
      </w:r>
    </w:p>
    <w:p w14:paraId="60AB5213" w14:textId="4BCB1481" w:rsidR="00E932DA" w:rsidRDefault="003648D2" w:rsidP="00152B01">
      <w:pPr>
        <w:pStyle w:val="Caption"/>
        <w:jc w:val="center"/>
        <w:rPr>
          <w:noProof/>
        </w:rPr>
      </w:pPr>
      <w:bookmarkStart w:id="29" w:name="_Toc166252764"/>
      <w:r>
        <w:t xml:space="preserve">Hình  </w:t>
      </w:r>
      <w:r w:rsidR="00AC5000">
        <w:fldChar w:fldCharType="begin"/>
      </w:r>
      <w:r w:rsidR="00AC5000">
        <w:instrText xml:space="preserve"> SEQ Hình_ \* ARABIC </w:instrText>
      </w:r>
      <w:r w:rsidR="00AC5000">
        <w:fldChar w:fldCharType="separate"/>
      </w:r>
      <w:r>
        <w:rPr>
          <w:noProof/>
        </w:rPr>
        <w:t>12</w:t>
      </w:r>
      <w:r w:rsidR="00AC5000">
        <w:rPr>
          <w:noProof/>
        </w:rPr>
        <w:fldChar w:fldCharType="end"/>
      </w:r>
      <w:r w:rsidR="00152B01">
        <w:rPr>
          <w:noProof/>
        </w:rPr>
        <w:t xml:space="preserve"> AD </w:t>
      </w:r>
      <w:r w:rsidR="00152B01" w:rsidRPr="00152B01">
        <w:rPr>
          <w:noProof/>
        </w:rPr>
        <w:t>Sửa hóa đơn nhập hàng</w:t>
      </w:r>
      <w:bookmarkEnd w:id="29"/>
    </w:p>
    <w:p w14:paraId="071ABFBC" w14:textId="18725708" w:rsidR="00152B01" w:rsidRPr="00152B01" w:rsidRDefault="00152B01" w:rsidP="00152B01">
      <w:pPr>
        <w:pStyle w:val="Heading3"/>
      </w:pPr>
      <w:bookmarkStart w:id="30" w:name="_Toc166252797"/>
      <w:r>
        <w:t>Đặc tả use case xoá hoá đơn nhập hàng</w:t>
      </w:r>
      <w:bookmarkEnd w:id="30"/>
    </w:p>
    <w:tbl>
      <w:tblPr>
        <w:tblW w:w="9713" w:type="dxa"/>
        <w:tblLayout w:type="fixed"/>
        <w:tblLook w:val="0400" w:firstRow="0" w:lastRow="0" w:firstColumn="0" w:lastColumn="0" w:noHBand="0" w:noVBand="1"/>
      </w:tblPr>
      <w:tblGrid>
        <w:gridCol w:w="2258"/>
        <w:gridCol w:w="7455"/>
      </w:tblGrid>
      <w:tr w:rsidR="00E932DA" w14:paraId="6CF19A84"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8825D"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552DECFF" w14:textId="77777777" w:rsidR="00E932DA" w:rsidRDefault="00E932DA">
            <w:pPr>
              <w:spacing w:after="0" w:line="240" w:lineRule="auto"/>
              <w:rPr>
                <w:rFonts w:eastAsia="Times New Roman" w:cs="Times New Roman"/>
                <w:szCs w:val="26"/>
              </w:rPr>
            </w:pP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E9C9DA" w14:textId="77777777" w:rsidR="00E932DA" w:rsidRDefault="00E932DA">
            <w:pPr>
              <w:spacing w:line="240" w:lineRule="auto"/>
              <w:rPr>
                <w:rFonts w:eastAsia="Times New Roman" w:cs="Times New Roman"/>
                <w:szCs w:val="26"/>
              </w:rPr>
            </w:pPr>
            <w:r>
              <w:rPr>
                <w:rFonts w:eastAsia="Times New Roman" w:cs="Times New Roman"/>
                <w:szCs w:val="26"/>
              </w:rPr>
              <w:t>3.3</w:t>
            </w:r>
          </w:p>
        </w:tc>
      </w:tr>
      <w:tr w:rsidR="00E932DA" w14:paraId="6C758801"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1B07E"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209C930A" w14:textId="77777777" w:rsidR="00E932DA" w:rsidRDefault="00E932DA">
            <w:pPr>
              <w:spacing w:after="0" w:line="240" w:lineRule="auto"/>
              <w:rPr>
                <w:rFonts w:eastAsia="Times New Roman" w:cs="Times New Roman"/>
                <w:szCs w:val="26"/>
              </w:rPr>
            </w:pP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1A221" w14:textId="77777777" w:rsidR="00E932DA" w:rsidRDefault="00E932DA">
            <w:pPr>
              <w:spacing w:line="240" w:lineRule="auto"/>
              <w:rPr>
                <w:rFonts w:eastAsia="Times New Roman" w:cs="Times New Roman"/>
                <w:szCs w:val="26"/>
              </w:rPr>
            </w:pPr>
            <w:r>
              <w:rPr>
                <w:rFonts w:eastAsia="Times New Roman" w:cs="Times New Roman"/>
                <w:szCs w:val="26"/>
              </w:rPr>
              <w:t>Xóa hóa đơn nhập hàng</w:t>
            </w:r>
          </w:p>
        </w:tc>
      </w:tr>
      <w:tr w:rsidR="00E932DA" w14:paraId="388D07CA"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F7B28"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4554A3D8" w14:textId="77777777" w:rsidR="00E932DA" w:rsidRDefault="00E932DA">
            <w:pPr>
              <w:spacing w:after="0" w:line="240" w:lineRule="auto"/>
              <w:rPr>
                <w:rFonts w:eastAsia="Times New Roman" w:cs="Times New Roman"/>
                <w:szCs w:val="26"/>
              </w:rPr>
            </w:pP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E681D" w14:textId="77777777" w:rsidR="00E932DA" w:rsidRDefault="00E932DA">
            <w:pPr>
              <w:spacing w:line="240" w:lineRule="auto"/>
              <w:rPr>
                <w:rFonts w:eastAsia="Times New Roman" w:cs="Times New Roman"/>
                <w:szCs w:val="26"/>
              </w:rPr>
            </w:pPr>
            <w:r>
              <w:rPr>
                <w:rFonts w:eastAsia="Times New Roman" w:cs="Times New Roman"/>
                <w:color w:val="000000"/>
                <w:szCs w:val="26"/>
              </w:rPr>
              <w:t>Là chủ cửa hàng, tôi muốn xóa thông tin hóa đơn nhập hàng.</w:t>
            </w:r>
          </w:p>
        </w:tc>
      </w:tr>
      <w:tr w:rsidR="00E932DA" w14:paraId="400533C5"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08F67"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A0CAE" w14:textId="77777777" w:rsidR="00E932DA" w:rsidRDefault="00E932DA">
            <w:pPr>
              <w:spacing w:line="240" w:lineRule="auto"/>
              <w:rPr>
                <w:rFonts w:eastAsia="Times New Roman" w:cs="Times New Roman"/>
                <w:szCs w:val="26"/>
              </w:rPr>
            </w:pPr>
            <w:r>
              <w:rPr>
                <w:rFonts w:eastAsia="Times New Roman" w:cs="Times New Roman"/>
                <w:szCs w:val="26"/>
              </w:rPr>
              <w:t>Chủ cửa hàng</w:t>
            </w:r>
          </w:p>
        </w:tc>
      </w:tr>
      <w:tr w:rsidR="00E932DA" w14:paraId="6067D744"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FEE20"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F0821"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7C6D8EA5"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A4085"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9E89D" w14:textId="77777777" w:rsidR="00E932DA" w:rsidRDefault="00E932DA">
            <w:pPr>
              <w:spacing w:line="240" w:lineRule="auto"/>
              <w:rPr>
                <w:rFonts w:eastAsia="Times New Roman" w:cs="Times New Roman"/>
                <w:szCs w:val="26"/>
              </w:rPr>
            </w:pPr>
            <w:r>
              <w:rPr>
                <w:rFonts w:eastAsia="Times New Roman" w:cs="Times New Roman"/>
                <w:color w:val="000000"/>
                <w:szCs w:val="26"/>
              </w:rPr>
              <w:t>Chủ cửa hàng chọn mở chức năng xóa hóa đơn nhập hàng</w:t>
            </w:r>
          </w:p>
        </w:tc>
      </w:tr>
      <w:tr w:rsidR="00E932DA" w14:paraId="1E8AE102"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65850"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6BF05" w14:textId="77777777" w:rsidR="00E932DA" w:rsidRDefault="00E932DA" w:rsidP="00DB1A4E">
            <w:pPr>
              <w:numPr>
                <w:ilvl w:val="0"/>
                <w:numId w:val="9"/>
              </w:numPr>
              <w:spacing w:line="240" w:lineRule="auto"/>
              <w:jc w:val="left"/>
              <w:rPr>
                <w:rFonts w:eastAsia="Times New Roman" w:cs="Times New Roman"/>
                <w:color w:val="000000"/>
                <w:szCs w:val="26"/>
              </w:rPr>
            </w:pPr>
            <w:r>
              <w:rPr>
                <w:rFonts w:eastAsia="Times New Roman" w:cs="Times New Roman"/>
                <w:color w:val="000000"/>
                <w:szCs w:val="26"/>
              </w:rPr>
              <w:t>Hóa đơn nhập hàng cần xóa đã được tạo trong hệ thống.</w:t>
            </w:r>
          </w:p>
        </w:tc>
      </w:tr>
      <w:tr w:rsidR="00E932DA" w14:paraId="169DBCB3"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6DA6C"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65320" w14:textId="77777777" w:rsidR="00E932DA" w:rsidRDefault="00E932DA" w:rsidP="00DB1A4E">
            <w:pPr>
              <w:numPr>
                <w:ilvl w:val="0"/>
                <w:numId w:val="11"/>
              </w:numPr>
              <w:spacing w:after="0" w:line="240" w:lineRule="auto"/>
              <w:jc w:val="left"/>
              <w:rPr>
                <w:rFonts w:eastAsia="Times New Roman" w:cs="Times New Roman"/>
                <w:color w:val="000000"/>
                <w:szCs w:val="26"/>
              </w:rPr>
            </w:pPr>
            <w:r>
              <w:rPr>
                <w:rFonts w:eastAsia="Times New Roman" w:cs="Times New Roman"/>
                <w:color w:val="000000"/>
                <w:szCs w:val="26"/>
              </w:rPr>
              <w:t>Hóa đơn nhập hàng bị xóa khỏi hệ thống.</w:t>
            </w:r>
          </w:p>
          <w:p w14:paraId="61BFD00F" w14:textId="77777777" w:rsidR="00E932DA" w:rsidRDefault="00E932DA" w:rsidP="00DB1A4E">
            <w:pPr>
              <w:numPr>
                <w:ilvl w:val="0"/>
                <w:numId w:val="11"/>
              </w:numPr>
              <w:spacing w:after="0" w:line="240" w:lineRule="auto"/>
              <w:jc w:val="left"/>
              <w:rPr>
                <w:rFonts w:eastAsia="Times New Roman" w:cs="Times New Roman"/>
                <w:color w:val="000000"/>
                <w:szCs w:val="26"/>
              </w:rPr>
            </w:pPr>
            <w:r>
              <w:rPr>
                <w:rFonts w:eastAsia="Times New Roman" w:cs="Times New Roman"/>
                <w:color w:val="000000"/>
                <w:szCs w:val="26"/>
              </w:rPr>
              <w:t>Cập nhật lại số lượng hàng hóa ở kho.</w:t>
            </w:r>
          </w:p>
        </w:tc>
      </w:tr>
      <w:tr w:rsidR="00E932DA" w14:paraId="4BFBB96E"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CCC0F"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D3BA8"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Chủ cửa hàng xác định hóa đơn nhập hàng cần xóa.</w:t>
            </w:r>
          </w:p>
          <w:p w14:paraId="49B67E90"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Hệ thống gửi thông báo xác nhận đến chủ cửa hàng.</w:t>
            </w:r>
          </w:p>
          <w:p w14:paraId="79222EAE"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Chủ cửa hàng xác nhận và phê duyệt</w:t>
            </w:r>
          </w:p>
          <w:p w14:paraId="2F65B748"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Hệ thống xóa hóa đơn nhập hàng ra khỏi cơ sở dữ liệu hóa đơn nhập hàng.</w:t>
            </w:r>
          </w:p>
          <w:p w14:paraId="6C35188D"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lastRenderedPageBreak/>
              <w:t>Hệ thống ghi nhận lại lịch sử xóa.</w:t>
            </w:r>
          </w:p>
        </w:tc>
      </w:tr>
      <w:tr w:rsidR="00E932DA" w14:paraId="6482DC25"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5937F" w14:textId="77777777" w:rsidR="00E932DA" w:rsidRDefault="00E932DA">
            <w:pPr>
              <w:spacing w:line="240" w:lineRule="auto"/>
              <w:rPr>
                <w:rFonts w:eastAsia="Times New Roman" w:cs="Times New Roman"/>
                <w:szCs w:val="26"/>
              </w:rPr>
            </w:pPr>
            <w:r>
              <w:rPr>
                <w:rFonts w:eastAsia="Times New Roman" w:cs="Times New Roman"/>
                <w:color w:val="000000"/>
                <w:szCs w:val="26"/>
              </w:rPr>
              <w:lastRenderedPageBreak/>
              <w:t>Alternative flows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81D24"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460C382F"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47121"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4B1DD" w14:textId="77777777" w:rsidR="00E932DA" w:rsidRDefault="00E932DA">
            <w:pPr>
              <w:spacing w:line="240" w:lineRule="auto"/>
              <w:rPr>
                <w:rFonts w:eastAsia="Times New Roman" w:cs="Times New Roman"/>
                <w:szCs w:val="26"/>
              </w:rPr>
            </w:pPr>
            <w:r>
              <w:rPr>
                <w:rFonts w:eastAsia="Times New Roman" w:cs="Times New Roman"/>
                <w:szCs w:val="26"/>
              </w:rPr>
              <w:t xml:space="preserve">3a. nếu chủ cửa hàng không xác nhận và phê duyệt thì hiển thị thông </w:t>
            </w:r>
            <w:proofErr w:type="gramStart"/>
            <w:r>
              <w:rPr>
                <w:rFonts w:eastAsia="Times New Roman" w:cs="Times New Roman"/>
                <w:szCs w:val="26"/>
              </w:rPr>
              <w:t>báo”yêu</w:t>
            </w:r>
            <w:proofErr w:type="gramEnd"/>
            <w:r>
              <w:rPr>
                <w:rFonts w:eastAsia="Times New Roman" w:cs="Times New Roman"/>
                <w:szCs w:val="26"/>
              </w:rPr>
              <w:t xml:space="preserve"> cầu không được thực hiện” và kết thúc.</w:t>
            </w:r>
          </w:p>
          <w:p w14:paraId="3E1851F0" w14:textId="77777777" w:rsidR="00E932DA" w:rsidRDefault="00E932DA">
            <w:pPr>
              <w:spacing w:line="240" w:lineRule="auto"/>
              <w:rPr>
                <w:rFonts w:eastAsia="Times New Roman" w:cs="Times New Roman"/>
                <w:szCs w:val="26"/>
              </w:rPr>
            </w:pPr>
            <w:r>
              <w:rPr>
                <w:rFonts w:eastAsia="Times New Roman" w:cs="Times New Roman"/>
                <w:szCs w:val="26"/>
              </w:rPr>
              <w:t>4a. nếu có lỗi trong khi xóa thì hiển thị thông báo “ xảy ra lỗi trong quá trình thực hiện” và kết thúc.</w:t>
            </w:r>
          </w:p>
        </w:tc>
      </w:tr>
      <w:tr w:rsidR="00E932DA" w14:paraId="376479EC"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42E4D" w14:textId="77777777" w:rsidR="00E932DA" w:rsidRDefault="00E932DA">
            <w:pPr>
              <w:spacing w:line="240" w:lineRule="auto"/>
              <w:rPr>
                <w:rFonts w:eastAsia="Times New Roman" w:cs="Times New Roman"/>
                <w:szCs w:val="26"/>
              </w:rPr>
            </w:pPr>
            <w:r>
              <w:rPr>
                <w:rFonts w:eastAsia="Times New Roman" w:cs="Times New Roman"/>
                <w:color w:val="000000"/>
                <w:szCs w:val="26"/>
              </w:rPr>
              <w:t>Business rules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127E6"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42BB3AE2"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624A2"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822C9"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23CEBCFB" w14:textId="3001C0A5" w:rsidR="00E932DA" w:rsidRDefault="00E3261C">
      <w:pPr>
        <w:spacing w:after="0" w:line="240" w:lineRule="auto"/>
        <w:rPr>
          <w:rFonts w:eastAsia="Times New Roman" w:cs="Times New Roman"/>
          <w:szCs w:val="26"/>
        </w:rPr>
      </w:pPr>
      <w:r>
        <w:rPr>
          <w:rFonts w:eastAsia="Times New Roman" w:cs="Times New Roman"/>
          <w:szCs w:val="26"/>
        </w:rPr>
        <w:t>Sơ đồ hoạt động:</w:t>
      </w:r>
    </w:p>
    <w:p w14:paraId="24D7EB6D" w14:textId="77777777" w:rsidR="003648D2" w:rsidRDefault="00E3261C" w:rsidP="003648D2">
      <w:pPr>
        <w:keepNext/>
        <w:spacing w:after="0" w:line="240" w:lineRule="auto"/>
      </w:pPr>
      <w:r>
        <w:rPr>
          <w:rFonts w:eastAsia="Times New Roman" w:cs="Times New Roman"/>
          <w:noProof/>
          <w:szCs w:val="26"/>
        </w:rPr>
        <w:drawing>
          <wp:inline distT="0" distB="0" distL="0" distR="0" wp14:anchorId="73A7D146" wp14:editId="3C6D5346">
            <wp:extent cx="4867275" cy="3914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ểu đồ không có tiêu đề-xóa hóa đơn nhập hàng.jpg"/>
                    <pic:cNvPicPr/>
                  </pic:nvPicPr>
                  <pic:blipFill>
                    <a:blip r:embed="rId27">
                      <a:extLst>
                        <a:ext uri="{28A0092B-C50C-407E-A947-70E740481C1C}">
                          <a14:useLocalDpi xmlns:a14="http://schemas.microsoft.com/office/drawing/2010/main" val="0"/>
                        </a:ext>
                      </a:extLst>
                    </a:blip>
                    <a:stretch>
                      <a:fillRect/>
                    </a:stretch>
                  </pic:blipFill>
                  <pic:spPr>
                    <a:xfrm>
                      <a:off x="0" y="0"/>
                      <a:ext cx="4867275" cy="3914775"/>
                    </a:xfrm>
                    <a:prstGeom prst="rect">
                      <a:avLst/>
                    </a:prstGeom>
                  </pic:spPr>
                </pic:pic>
              </a:graphicData>
            </a:graphic>
          </wp:inline>
        </w:drawing>
      </w:r>
    </w:p>
    <w:p w14:paraId="4D34AA98" w14:textId="0834BCFB" w:rsidR="00E932DA" w:rsidRDefault="003648D2" w:rsidP="00152B01">
      <w:pPr>
        <w:pStyle w:val="Caption"/>
        <w:jc w:val="center"/>
        <w:rPr>
          <w:rFonts w:eastAsia="Times New Roman" w:cs="Times New Roman"/>
          <w:szCs w:val="26"/>
        </w:rPr>
      </w:pPr>
      <w:bookmarkStart w:id="31" w:name="_Toc166252765"/>
      <w:r>
        <w:t xml:space="preserve">Hình  </w:t>
      </w:r>
      <w:r w:rsidR="00AC5000">
        <w:fldChar w:fldCharType="begin"/>
      </w:r>
      <w:r w:rsidR="00AC5000">
        <w:instrText xml:space="preserve"> SEQ Hình_ \* ARABIC </w:instrText>
      </w:r>
      <w:r w:rsidR="00AC5000">
        <w:fldChar w:fldCharType="separate"/>
      </w:r>
      <w:r>
        <w:rPr>
          <w:noProof/>
        </w:rPr>
        <w:t>13</w:t>
      </w:r>
      <w:r w:rsidR="00AC5000">
        <w:rPr>
          <w:noProof/>
        </w:rPr>
        <w:fldChar w:fldCharType="end"/>
      </w:r>
      <w:r w:rsidR="00152B01">
        <w:rPr>
          <w:noProof/>
        </w:rPr>
        <w:t xml:space="preserve">  </w:t>
      </w:r>
      <w:r w:rsidR="00152B01" w:rsidRPr="00152B01">
        <w:rPr>
          <w:noProof/>
        </w:rPr>
        <w:t>Xóa hóa đơn nhập hàng</w:t>
      </w:r>
      <w:bookmarkEnd w:id="31"/>
    </w:p>
    <w:p w14:paraId="78817902" w14:textId="6DCA1210" w:rsidR="00E932DA" w:rsidRDefault="00E3261C" w:rsidP="00E3261C">
      <w:pPr>
        <w:pStyle w:val="Heading2"/>
        <w:rPr>
          <w:rFonts w:eastAsia="Times New Roman"/>
        </w:rPr>
      </w:pPr>
      <w:bookmarkStart w:id="32" w:name="_Toc166252798"/>
      <w:r>
        <w:rPr>
          <w:rFonts w:eastAsia="Times New Roman"/>
        </w:rPr>
        <w:t>Đặc tả use case quản lý xuất kho</w:t>
      </w:r>
      <w:bookmarkEnd w:id="32"/>
    </w:p>
    <w:p w14:paraId="7C23EEE3" w14:textId="14D78510" w:rsidR="00152B01" w:rsidRPr="00152B01" w:rsidRDefault="00152B01" w:rsidP="00152B01">
      <w:pPr>
        <w:pStyle w:val="Heading3"/>
      </w:pPr>
      <w:bookmarkStart w:id="33" w:name="_Toc166252799"/>
      <w:r>
        <w:t>Đặc tả use case tạo hoá đơn xuất hàng</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78"/>
        <w:gridCol w:w="6639"/>
      </w:tblGrid>
      <w:tr w:rsidR="00E3261C" w:rsidRPr="00E3261C" w14:paraId="332E9F86"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B9BE0" w14:textId="77777777" w:rsidR="00E3261C" w:rsidRPr="00E3261C" w:rsidRDefault="00E3261C" w:rsidP="00E3261C">
            <w:r w:rsidRPr="00E3261C">
              <w:t>Use case ID</w:t>
            </w:r>
          </w:p>
          <w:p w14:paraId="0FE790C8"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A092B" w14:textId="77777777" w:rsidR="00E3261C" w:rsidRPr="00E3261C" w:rsidRDefault="00E3261C" w:rsidP="00E3261C">
            <w:r w:rsidRPr="00E3261C">
              <w:t>4.1</w:t>
            </w:r>
          </w:p>
        </w:tc>
      </w:tr>
      <w:tr w:rsidR="00E3261C" w:rsidRPr="00E3261C" w14:paraId="3380D23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A968C" w14:textId="77777777" w:rsidR="00E3261C" w:rsidRPr="00E3261C" w:rsidRDefault="00E3261C" w:rsidP="00E3261C">
            <w:r w:rsidRPr="00E3261C">
              <w:t>Use case name</w:t>
            </w:r>
          </w:p>
          <w:p w14:paraId="115E3B8C"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F36A9" w14:textId="77777777" w:rsidR="00E3261C" w:rsidRPr="00E3261C" w:rsidRDefault="00E3261C" w:rsidP="00E3261C">
            <w:r w:rsidRPr="00E3261C">
              <w:t>Tạo hóa đơn xuất hàng</w:t>
            </w:r>
          </w:p>
        </w:tc>
      </w:tr>
      <w:tr w:rsidR="00E3261C" w:rsidRPr="00E3261C" w14:paraId="0C335BBE"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CE270" w14:textId="77777777" w:rsidR="00E3261C" w:rsidRPr="00E3261C" w:rsidRDefault="00E3261C" w:rsidP="00E3261C">
            <w:r w:rsidRPr="00E3261C">
              <w:t>Description</w:t>
            </w:r>
          </w:p>
          <w:p w14:paraId="3957E2D1"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536C7" w14:textId="77777777" w:rsidR="00E3261C" w:rsidRPr="00E3261C" w:rsidRDefault="00E3261C" w:rsidP="00E3261C">
            <w:r w:rsidRPr="00E3261C">
              <w:lastRenderedPageBreak/>
              <w:t>Là chủ cửa hàng, tôi muốn tạo hóa đơn xuất hàng</w:t>
            </w:r>
          </w:p>
        </w:tc>
      </w:tr>
      <w:tr w:rsidR="00E3261C" w:rsidRPr="00E3261C" w14:paraId="3AB8B1B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34DC9" w14:textId="77777777" w:rsidR="00E3261C" w:rsidRPr="00E3261C" w:rsidRDefault="00E3261C" w:rsidP="00E3261C">
            <w:r w:rsidRPr="00E3261C">
              <w:lastRenderedPageBreak/>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BCF9D" w14:textId="77777777" w:rsidR="00E3261C" w:rsidRPr="00E3261C" w:rsidRDefault="00E3261C" w:rsidP="00E3261C">
            <w:r w:rsidRPr="00E3261C">
              <w:t>Chủ cửa hàng</w:t>
            </w:r>
          </w:p>
        </w:tc>
      </w:tr>
      <w:tr w:rsidR="00E3261C" w:rsidRPr="00E3261C" w14:paraId="1FDA399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5D6A6" w14:textId="77777777" w:rsidR="00E3261C" w:rsidRPr="00E3261C" w:rsidRDefault="00E3261C" w:rsidP="00E3261C">
            <w:r w:rsidRPr="00E3261C">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8881A" w14:textId="77777777" w:rsidR="00E3261C" w:rsidRPr="00E3261C" w:rsidRDefault="00E3261C" w:rsidP="00E3261C">
            <w:r w:rsidRPr="00E3261C">
              <w:t>High</w:t>
            </w:r>
          </w:p>
        </w:tc>
      </w:tr>
      <w:tr w:rsidR="00E3261C" w:rsidRPr="00E3261C" w14:paraId="56087980"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F4DA4" w14:textId="77777777" w:rsidR="00E3261C" w:rsidRPr="00E3261C" w:rsidRDefault="00E3261C" w:rsidP="00E3261C">
            <w:r w:rsidRPr="00E3261C">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3783" w14:textId="77777777" w:rsidR="00E3261C" w:rsidRPr="00E3261C" w:rsidRDefault="00E3261C" w:rsidP="00E3261C">
            <w:r w:rsidRPr="00E3261C">
              <w:t>Chủ cửa hàng chọn chức năng tạo hóa đơn xuất hàng</w:t>
            </w:r>
          </w:p>
        </w:tc>
      </w:tr>
      <w:tr w:rsidR="00E3261C" w:rsidRPr="00E3261C" w14:paraId="6CC0540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A0655" w14:textId="77777777" w:rsidR="00E3261C" w:rsidRPr="00E3261C" w:rsidRDefault="00E3261C" w:rsidP="00E3261C">
            <w:r w:rsidRPr="00E3261C">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1B4C2" w14:textId="77777777" w:rsidR="00E3261C" w:rsidRPr="00E3261C" w:rsidRDefault="00E3261C" w:rsidP="00DB1A4E">
            <w:pPr>
              <w:numPr>
                <w:ilvl w:val="0"/>
                <w:numId w:val="17"/>
              </w:numPr>
            </w:pPr>
            <w:r w:rsidRPr="00E3261C">
              <w:t>Hàng hóa được đảm bảo và đủ số lượng.</w:t>
            </w:r>
          </w:p>
        </w:tc>
      </w:tr>
      <w:tr w:rsidR="00E3261C" w:rsidRPr="00E3261C" w14:paraId="5FB08846" w14:textId="77777777" w:rsidTr="00E3261C">
        <w:trPr>
          <w:trHeight w:val="8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BEA2" w14:textId="77777777" w:rsidR="00E3261C" w:rsidRPr="00E3261C" w:rsidRDefault="00E3261C" w:rsidP="00E3261C">
            <w:r w:rsidRPr="00E3261C">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F1801" w14:textId="77777777" w:rsidR="00E3261C" w:rsidRPr="00E3261C" w:rsidRDefault="00E3261C" w:rsidP="00DB1A4E">
            <w:pPr>
              <w:numPr>
                <w:ilvl w:val="0"/>
                <w:numId w:val="18"/>
              </w:numPr>
            </w:pPr>
            <w:r w:rsidRPr="00E3261C">
              <w:t>Hóa đơn xuất hàng được tạo</w:t>
            </w:r>
          </w:p>
          <w:p w14:paraId="5858BF52" w14:textId="77777777" w:rsidR="00E3261C" w:rsidRPr="00E3261C" w:rsidRDefault="00E3261C" w:rsidP="00DB1A4E">
            <w:pPr>
              <w:numPr>
                <w:ilvl w:val="0"/>
                <w:numId w:val="18"/>
              </w:numPr>
            </w:pPr>
            <w:r w:rsidRPr="00E3261C">
              <w:t>Thông tin hóa đơn xuất hàng được lưu vào hệ thống</w:t>
            </w:r>
          </w:p>
        </w:tc>
      </w:tr>
      <w:tr w:rsidR="00E3261C" w:rsidRPr="00E3261C" w14:paraId="01BC8A01"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8DD51" w14:textId="77777777" w:rsidR="00E3261C" w:rsidRPr="00E3261C" w:rsidRDefault="00E3261C" w:rsidP="00E3261C">
            <w:r w:rsidRPr="00E3261C">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F37E1" w14:textId="77777777" w:rsidR="00E3261C" w:rsidRPr="00E3261C" w:rsidRDefault="00E3261C" w:rsidP="00DB1A4E">
            <w:pPr>
              <w:numPr>
                <w:ilvl w:val="0"/>
                <w:numId w:val="19"/>
              </w:numPr>
            </w:pPr>
            <w:r w:rsidRPr="00E3261C">
              <w:t>Chủ cửa hàng chọn chức năng tạo hóa đơn xuất hàng.</w:t>
            </w:r>
          </w:p>
          <w:p w14:paraId="690F8934" w14:textId="77777777" w:rsidR="00E3261C" w:rsidRPr="00E3261C" w:rsidRDefault="00E3261C" w:rsidP="00DB1A4E">
            <w:pPr>
              <w:numPr>
                <w:ilvl w:val="0"/>
                <w:numId w:val="19"/>
              </w:numPr>
            </w:pPr>
            <w:r w:rsidRPr="00E3261C">
              <w:t>Chủ cửa hàng xuất mã đơn của đơn hàng.</w:t>
            </w:r>
          </w:p>
          <w:p w14:paraId="140F8143" w14:textId="77777777" w:rsidR="00E3261C" w:rsidRPr="00E3261C" w:rsidRDefault="00E3261C" w:rsidP="00DB1A4E">
            <w:pPr>
              <w:numPr>
                <w:ilvl w:val="0"/>
                <w:numId w:val="19"/>
              </w:numPr>
            </w:pPr>
            <w:r w:rsidRPr="00E3261C">
              <w:t>Hệ thống kiểm tra mã đơn đặt hàng mua.</w:t>
            </w:r>
          </w:p>
          <w:p w14:paraId="31DE9400" w14:textId="77777777" w:rsidR="00E3261C" w:rsidRPr="00E3261C" w:rsidRDefault="00E3261C" w:rsidP="00DB1A4E">
            <w:pPr>
              <w:numPr>
                <w:ilvl w:val="0"/>
                <w:numId w:val="19"/>
              </w:numPr>
            </w:pPr>
            <w:r w:rsidRPr="00E3261C">
              <w:t>Chủ cửa hàng kiểm tra chất lượng và số lượng.</w:t>
            </w:r>
          </w:p>
          <w:p w14:paraId="42E0815E" w14:textId="77777777" w:rsidR="00E3261C" w:rsidRPr="00E3261C" w:rsidRDefault="00E3261C" w:rsidP="00DB1A4E">
            <w:pPr>
              <w:numPr>
                <w:ilvl w:val="0"/>
                <w:numId w:val="19"/>
              </w:numPr>
            </w:pPr>
            <w:r w:rsidRPr="00E3261C">
              <w:t>Chủ cửa hàng xuất tên khách hàng</w:t>
            </w:r>
          </w:p>
          <w:p w14:paraId="39CFC3EC" w14:textId="77777777" w:rsidR="00E3261C" w:rsidRPr="00E3261C" w:rsidRDefault="00E3261C" w:rsidP="00DB1A4E">
            <w:pPr>
              <w:numPr>
                <w:ilvl w:val="0"/>
                <w:numId w:val="19"/>
              </w:numPr>
            </w:pPr>
            <w:r w:rsidRPr="00E3261C">
              <w:t>Chủ cửa hàng xuất mã đơn hàng mua</w:t>
            </w:r>
          </w:p>
          <w:p w14:paraId="729C073A" w14:textId="77777777" w:rsidR="00E3261C" w:rsidRPr="00E3261C" w:rsidRDefault="00E3261C" w:rsidP="00DB1A4E">
            <w:pPr>
              <w:numPr>
                <w:ilvl w:val="0"/>
                <w:numId w:val="19"/>
              </w:numPr>
            </w:pPr>
            <w:r w:rsidRPr="00E3261C">
              <w:t>Chủ cửa hàng xuất Tên hàng hóa xuất</w:t>
            </w:r>
          </w:p>
          <w:p w14:paraId="66CE3BBF" w14:textId="77777777" w:rsidR="00E3261C" w:rsidRPr="00E3261C" w:rsidRDefault="00E3261C" w:rsidP="00DB1A4E">
            <w:pPr>
              <w:numPr>
                <w:ilvl w:val="0"/>
                <w:numId w:val="19"/>
              </w:numPr>
            </w:pPr>
            <w:r w:rsidRPr="00E3261C">
              <w:t>Chủ cửa hàng xuất Số lượng xuất </w:t>
            </w:r>
          </w:p>
          <w:p w14:paraId="10D6FC03" w14:textId="77777777" w:rsidR="00E3261C" w:rsidRPr="00E3261C" w:rsidRDefault="00E3261C" w:rsidP="00DB1A4E">
            <w:pPr>
              <w:numPr>
                <w:ilvl w:val="0"/>
                <w:numId w:val="19"/>
              </w:numPr>
            </w:pPr>
            <w:r w:rsidRPr="00E3261C">
              <w:t>Chủ cửa hàng xuất Ngày xuất hàng</w:t>
            </w:r>
          </w:p>
          <w:p w14:paraId="228EA89A" w14:textId="77777777" w:rsidR="00E3261C" w:rsidRPr="00E3261C" w:rsidRDefault="00E3261C" w:rsidP="00DB1A4E">
            <w:pPr>
              <w:numPr>
                <w:ilvl w:val="0"/>
                <w:numId w:val="19"/>
              </w:numPr>
            </w:pPr>
            <w:r w:rsidRPr="00E3261C">
              <w:t>Hệ thống tính toán số tiền cần thanh toán dựa trên thông tin đơn hàng đã xuất </w:t>
            </w:r>
          </w:p>
          <w:p w14:paraId="55E6E78C" w14:textId="77777777" w:rsidR="00E3261C" w:rsidRPr="00E3261C" w:rsidRDefault="00E3261C" w:rsidP="00DB1A4E">
            <w:pPr>
              <w:numPr>
                <w:ilvl w:val="0"/>
                <w:numId w:val="19"/>
              </w:numPr>
            </w:pPr>
            <w:r w:rsidRPr="00E3261C">
              <w:t>Chủ cửa hàng kiểm tra hóa đơn trước khi xuất.</w:t>
            </w:r>
          </w:p>
          <w:p w14:paraId="164DCA44" w14:textId="77777777" w:rsidR="00E3261C" w:rsidRPr="00E3261C" w:rsidRDefault="00E3261C" w:rsidP="00DB1A4E">
            <w:pPr>
              <w:numPr>
                <w:ilvl w:val="0"/>
                <w:numId w:val="19"/>
              </w:numPr>
            </w:pPr>
            <w:r w:rsidRPr="00E3261C">
              <w:t>Lưu hóa đơn vào hệ thống.</w:t>
            </w:r>
          </w:p>
          <w:p w14:paraId="41555577" w14:textId="77777777" w:rsidR="00E3261C" w:rsidRPr="00E3261C" w:rsidRDefault="00E3261C" w:rsidP="00DB1A4E">
            <w:pPr>
              <w:numPr>
                <w:ilvl w:val="0"/>
                <w:numId w:val="19"/>
              </w:numPr>
            </w:pPr>
            <w:r w:rsidRPr="00E3261C">
              <w:t>Xuất hóa đơn nhập hàng.</w:t>
            </w:r>
          </w:p>
        </w:tc>
      </w:tr>
      <w:tr w:rsidR="00E3261C" w:rsidRPr="00E3261C" w14:paraId="3B1AD28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6FEB0" w14:textId="77777777" w:rsidR="00E3261C" w:rsidRPr="00E3261C" w:rsidRDefault="00E3261C" w:rsidP="00E3261C">
            <w:r w:rsidRPr="00E3261C">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573DD" w14:textId="77777777" w:rsidR="00E3261C" w:rsidRPr="00E3261C" w:rsidRDefault="00E3261C" w:rsidP="00E3261C">
            <w:r w:rsidRPr="00E3261C">
              <w:t>N/A</w:t>
            </w:r>
          </w:p>
        </w:tc>
      </w:tr>
      <w:tr w:rsidR="00E3261C" w:rsidRPr="00E3261C" w14:paraId="7E581A5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B7ECE" w14:textId="77777777" w:rsidR="00E3261C" w:rsidRPr="00E3261C" w:rsidRDefault="00E3261C" w:rsidP="00E3261C">
            <w:r w:rsidRPr="00E3261C">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C5EAE" w14:textId="77777777" w:rsidR="00E3261C" w:rsidRPr="00E3261C" w:rsidRDefault="00E3261C" w:rsidP="00E3261C">
            <w:r w:rsidRPr="00E3261C">
              <w:t>3a. Nếu mã đơn đặt hàng mua không trùng khớp thì hiển thị thông báo” mã mua hàng không tồn tại” và kết thúc.</w:t>
            </w:r>
          </w:p>
          <w:p w14:paraId="40991BBE" w14:textId="77777777" w:rsidR="00E3261C" w:rsidRPr="00E3261C" w:rsidRDefault="00E3261C" w:rsidP="00E3261C">
            <w:r w:rsidRPr="00E3261C">
              <w:t>4a. Nếu số lượng hoặc chất lượng không đảm bảo thì kết thúc.</w:t>
            </w:r>
          </w:p>
          <w:p w14:paraId="4CCA1C64" w14:textId="77777777" w:rsidR="00E3261C" w:rsidRPr="00E3261C" w:rsidRDefault="00E3261C" w:rsidP="00E3261C">
            <w:r w:rsidRPr="00E3261C">
              <w:t>12a. Nếu thông tin nhập hoặc số tiền thanh toán không đúng thì kết thúc</w:t>
            </w:r>
          </w:p>
          <w:p w14:paraId="00B01667" w14:textId="77777777" w:rsidR="00E3261C" w:rsidRPr="00E3261C" w:rsidRDefault="00E3261C" w:rsidP="00E3261C">
            <w:r w:rsidRPr="00E3261C">
              <w:t>13a. Nếu hệ thống lưu không thành công thì hiển thị thông báo “ lưu không thành công” và kết thúc.</w:t>
            </w:r>
          </w:p>
        </w:tc>
      </w:tr>
      <w:tr w:rsidR="00E3261C" w:rsidRPr="00E3261C" w14:paraId="63261263"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8AE1E" w14:textId="77777777" w:rsidR="00E3261C" w:rsidRPr="00E3261C" w:rsidRDefault="00E3261C" w:rsidP="00E3261C">
            <w:r w:rsidRPr="00E3261C">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80CE" w14:textId="77777777" w:rsidR="00E3261C" w:rsidRPr="00E3261C" w:rsidRDefault="00E3261C" w:rsidP="00E3261C">
            <w:r w:rsidRPr="00E3261C">
              <w:t>N/A</w:t>
            </w:r>
          </w:p>
        </w:tc>
      </w:tr>
      <w:tr w:rsidR="00E3261C" w:rsidRPr="00E3261C" w14:paraId="5F76675D"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C389B" w14:textId="77777777" w:rsidR="00E3261C" w:rsidRPr="00E3261C" w:rsidRDefault="00E3261C" w:rsidP="00E3261C">
            <w:r w:rsidRPr="00E3261C">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46793" w14:textId="77777777" w:rsidR="00E3261C" w:rsidRPr="00E3261C" w:rsidRDefault="00E3261C" w:rsidP="00E3261C">
            <w:r w:rsidRPr="00E3261C">
              <w:t>N/A</w:t>
            </w:r>
          </w:p>
        </w:tc>
      </w:tr>
    </w:tbl>
    <w:p w14:paraId="5C684974" w14:textId="21DB3950" w:rsidR="00E3261C" w:rsidRDefault="00E3261C" w:rsidP="00E3261C">
      <w:r>
        <w:t>Sơ đồ hoạt động:</w:t>
      </w:r>
    </w:p>
    <w:p w14:paraId="02EBBC55" w14:textId="77777777" w:rsidR="003648D2" w:rsidRDefault="00E3261C" w:rsidP="003648D2">
      <w:pPr>
        <w:keepNext/>
      </w:pPr>
      <w:r>
        <w:rPr>
          <w:noProof/>
        </w:rPr>
        <w:drawing>
          <wp:inline distT="0" distB="0" distL="0" distR="0" wp14:anchorId="742DE43B" wp14:editId="56DC8441">
            <wp:extent cx="5090877" cy="697112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 Nhóm-Page-6.jpg"/>
                    <pic:cNvPicPr/>
                  </pic:nvPicPr>
                  <pic:blipFill>
                    <a:blip r:embed="rId28">
                      <a:extLst>
                        <a:ext uri="{28A0092B-C50C-407E-A947-70E740481C1C}">
                          <a14:useLocalDpi xmlns:a14="http://schemas.microsoft.com/office/drawing/2010/main" val="0"/>
                        </a:ext>
                      </a:extLst>
                    </a:blip>
                    <a:stretch>
                      <a:fillRect/>
                    </a:stretch>
                  </pic:blipFill>
                  <pic:spPr>
                    <a:xfrm>
                      <a:off x="0" y="0"/>
                      <a:ext cx="5096192" cy="6978401"/>
                    </a:xfrm>
                    <a:prstGeom prst="rect">
                      <a:avLst/>
                    </a:prstGeom>
                  </pic:spPr>
                </pic:pic>
              </a:graphicData>
            </a:graphic>
          </wp:inline>
        </w:drawing>
      </w:r>
    </w:p>
    <w:p w14:paraId="72327053" w14:textId="71060CF6" w:rsidR="00E3261C" w:rsidRDefault="003648D2" w:rsidP="00152B01">
      <w:pPr>
        <w:pStyle w:val="Caption"/>
        <w:jc w:val="center"/>
        <w:rPr>
          <w:noProof/>
        </w:rPr>
      </w:pPr>
      <w:bookmarkStart w:id="34" w:name="_Toc166252766"/>
      <w:r>
        <w:t xml:space="preserve">Hình  </w:t>
      </w:r>
      <w:r w:rsidR="00AC5000">
        <w:fldChar w:fldCharType="begin"/>
      </w:r>
      <w:r w:rsidR="00AC5000">
        <w:instrText xml:space="preserve"> SEQ Hình_ \* ARABIC </w:instrText>
      </w:r>
      <w:r w:rsidR="00AC5000">
        <w:fldChar w:fldCharType="separate"/>
      </w:r>
      <w:r>
        <w:rPr>
          <w:noProof/>
        </w:rPr>
        <w:t>14</w:t>
      </w:r>
      <w:r w:rsidR="00AC5000">
        <w:rPr>
          <w:noProof/>
        </w:rPr>
        <w:fldChar w:fldCharType="end"/>
      </w:r>
      <w:r w:rsidR="00152B01">
        <w:rPr>
          <w:noProof/>
        </w:rPr>
        <w:t xml:space="preserve"> </w:t>
      </w:r>
      <w:r w:rsidR="00152B01" w:rsidRPr="00152B01">
        <w:rPr>
          <w:noProof/>
        </w:rPr>
        <w:t>Tạo hóa đơn xuất hàng</w:t>
      </w:r>
      <w:bookmarkEnd w:id="34"/>
    </w:p>
    <w:p w14:paraId="64339939" w14:textId="175A7C52" w:rsidR="00152B01" w:rsidRPr="00152B01" w:rsidRDefault="00152B01" w:rsidP="00152B01">
      <w:pPr>
        <w:pStyle w:val="Heading3"/>
      </w:pPr>
      <w:bookmarkStart w:id="35" w:name="_Toc166252800"/>
      <w:r>
        <w:t>Đặc tả use case sửa hoá đơn xuất hàng</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405"/>
        <w:gridCol w:w="6612"/>
      </w:tblGrid>
      <w:tr w:rsidR="00E3261C" w:rsidRPr="00E3261C" w14:paraId="153D860E"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6CBD9" w14:textId="77777777" w:rsidR="00E3261C" w:rsidRPr="00E3261C" w:rsidRDefault="00E3261C" w:rsidP="00E3261C">
            <w:r w:rsidRPr="00E3261C">
              <w:t>Use case ID</w:t>
            </w:r>
          </w:p>
          <w:p w14:paraId="7656FC1A"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25B19" w14:textId="77777777" w:rsidR="00E3261C" w:rsidRPr="00E3261C" w:rsidRDefault="00E3261C" w:rsidP="00E3261C">
            <w:r w:rsidRPr="00E3261C">
              <w:lastRenderedPageBreak/>
              <w:t>4.2</w:t>
            </w:r>
          </w:p>
        </w:tc>
      </w:tr>
      <w:tr w:rsidR="00E3261C" w:rsidRPr="00E3261C" w14:paraId="642F140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C94DC" w14:textId="77777777" w:rsidR="00E3261C" w:rsidRPr="00E3261C" w:rsidRDefault="00E3261C" w:rsidP="00E3261C">
            <w:r w:rsidRPr="00E3261C">
              <w:lastRenderedPageBreak/>
              <w:t>Use case name</w:t>
            </w:r>
          </w:p>
          <w:p w14:paraId="38F7C198"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ABFDC" w14:textId="77777777" w:rsidR="00E3261C" w:rsidRPr="00E3261C" w:rsidRDefault="00E3261C" w:rsidP="00E3261C">
            <w:r w:rsidRPr="00E3261C">
              <w:t>Sửa hóa đơn xuất hàng</w:t>
            </w:r>
          </w:p>
        </w:tc>
      </w:tr>
      <w:tr w:rsidR="00E3261C" w:rsidRPr="00E3261C" w14:paraId="5A6932A5"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FC706" w14:textId="77777777" w:rsidR="00E3261C" w:rsidRPr="00E3261C" w:rsidRDefault="00E3261C" w:rsidP="00E3261C">
            <w:r w:rsidRPr="00E3261C">
              <w:t>Description</w:t>
            </w:r>
          </w:p>
          <w:p w14:paraId="47232EC2"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5B2CD" w14:textId="77777777" w:rsidR="00E3261C" w:rsidRPr="00E3261C" w:rsidRDefault="00E3261C" w:rsidP="00E3261C">
            <w:r w:rsidRPr="00E3261C">
              <w:t>Là chủ cửa hàng, tôi muốn sửa thông tin của hóa đơn xuất hàng</w:t>
            </w:r>
          </w:p>
        </w:tc>
      </w:tr>
      <w:tr w:rsidR="00E3261C" w:rsidRPr="00E3261C" w14:paraId="1DD57F0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8CB6C" w14:textId="77777777" w:rsidR="00E3261C" w:rsidRPr="00E3261C" w:rsidRDefault="00E3261C" w:rsidP="00E3261C">
            <w:r w:rsidRPr="00E3261C">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09BCB" w14:textId="77777777" w:rsidR="00E3261C" w:rsidRPr="00E3261C" w:rsidRDefault="00E3261C" w:rsidP="00E3261C">
            <w:r w:rsidRPr="00E3261C">
              <w:t>Chủ cửa hàng</w:t>
            </w:r>
          </w:p>
        </w:tc>
      </w:tr>
      <w:tr w:rsidR="00E3261C" w:rsidRPr="00E3261C" w14:paraId="14A8906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6356A" w14:textId="77777777" w:rsidR="00E3261C" w:rsidRPr="00E3261C" w:rsidRDefault="00E3261C" w:rsidP="00E3261C">
            <w:r w:rsidRPr="00E3261C">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BEB24" w14:textId="77777777" w:rsidR="00E3261C" w:rsidRPr="00E3261C" w:rsidRDefault="00E3261C" w:rsidP="00E3261C">
            <w:r w:rsidRPr="00E3261C">
              <w:t>High</w:t>
            </w:r>
          </w:p>
        </w:tc>
      </w:tr>
      <w:tr w:rsidR="00E3261C" w:rsidRPr="00E3261C" w14:paraId="53E084B1"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9A953" w14:textId="77777777" w:rsidR="00E3261C" w:rsidRPr="00E3261C" w:rsidRDefault="00E3261C" w:rsidP="00E3261C">
            <w:r w:rsidRPr="00E3261C">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19510" w14:textId="77777777" w:rsidR="00E3261C" w:rsidRPr="00E3261C" w:rsidRDefault="00E3261C" w:rsidP="00E3261C">
            <w:r w:rsidRPr="00E3261C">
              <w:t>Chủ cửa hàng chọn chức năng sửa hóa đơn xuất hàng</w:t>
            </w:r>
          </w:p>
        </w:tc>
      </w:tr>
      <w:tr w:rsidR="00E3261C" w:rsidRPr="00E3261C" w14:paraId="7519486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F5A22" w14:textId="77777777" w:rsidR="00E3261C" w:rsidRPr="00E3261C" w:rsidRDefault="00E3261C" w:rsidP="00E3261C">
            <w:r w:rsidRPr="00E3261C">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1B067" w14:textId="77777777" w:rsidR="00E3261C" w:rsidRPr="00E3261C" w:rsidRDefault="00E3261C" w:rsidP="00DB1A4E">
            <w:pPr>
              <w:numPr>
                <w:ilvl w:val="0"/>
                <w:numId w:val="20"/>
              </w:numPr>
            </w:pPr>
            <w:r w:rsidRPr="00E3261C">
              <w:t>Hóa đơn xuất hàng đã tạo trước đó.</w:t>
            </w:r>
          </w:p>
        </w:tc>
      </w:tr>
      <w:tr w:rsidR="00E3261C" w:rsidRPr="00E3261C" w14:paraId="141F8C45"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B1086" w14:textId="77777777" w:rsidR="00E3261C" w:rsidRPr="00E3261C" w:rsidRDefault="00E3261C" w:rsidP="00E3261C">
            <w:r w:rsidRPr="00E3261C">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5C99B" w14:textId="77777777" w:rsidR="00E3261C" w:rsidRPr="00E3261C" w:rsidRDefault="00E3261C" w:rsidP="00DB1A4E">
            <w:pPr>
              <w:numPr>
                <w:ilvl w:val="0"/>
                <w:numId w:val="21"/>
              </w:numPr>
            </w:pPr>
            <w:r w:rsidRPr="00E3261C">
              <w:t>Hóa đơn xuất hàng được cập nhật với các thay đổi cần thiết</w:t>
            </w:r>
          </w:p>
          <w:p w14:paraId="380432D9" w14:textId="77777777" w:rsidR="00E3261C" w:rsidRPr="00E3261C" w:rsidRDefault="00E3261C" w:rsidP="00DB1A4E">
            <w:pPr>
              <w:numPr>
                <w:ilvl w:val="0"/>
                <w:numId w:val="21"/>
              </w:numPr>
            </w:pPr>
            <w:r w:rsidRPr="00E3261C">
              <w:t>Các khoản phải trả được cập nhật (nếu có thay đổi về số tiền)</w:t>
            </w:r>
          </w:p>
        </w:tc>
      </w:tr>
      <w:tr w:rsidR="00E3261C" w:rsidRPr="00E3261C" w14:paraId="30A3E3D3"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4F9F4" w14:textId="77777777" w:rsidR="00E3261C" w:rsidRPr="00E3261C" w:rsidRDefault="00E3261C" w:rsidP="00E3261C">
            <w:r w:rsidRPr="00E3261C">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5B2AC" w14:textId="77777777" w:rsidR="00E3261C" w:rsidRPr="00E3261C" w:rsidRDefault="00E3261C" w:rsidP="00DB1A4E">
            <w:pPr>
              <w:numPr>
                <w:ilvl w:val="0"/>
                <w:numId w:val="22"/>
              </w:numPr>
            </w:pPr>
            <w:r w:rsidRPr="00E3261C">
              <w:t>Chủ cửa hàng xác định hóa đơn xuất hàng cần sửa đổi.</w:t>
            </w:r>
          </w:p>
          <w:p w14:paraId="31A450B2" w14:textId="77777777" w:rsidR="00E3261C" w:rsidRPr="00E3261C" w:rsidRDefault="00E3261C" w:rsidP="00DB1A4E">
            <w:pPr>
              <w:numPr>
                <w:ilvl w:val="0"/>
                <w:numId w:val="22"/>
              </w:numPr>
            </w:pPr>
            <w:r w:rsidRPr="00E3261C">
              <w:t>Hệ thống mở hóa đơn xuất hàng cần sửa ở chế độ xem chi tiết.</w:t>
            </w:r>
          </w:p>
          <w:p w14:paraId="07B878D6" w14:textId="77777777" w:rsidR="00E3261C" w:rsidRPr="00E3261C" w:rsidRDefault="00E3261C" w:rsidP="00DB1A4E">
            <w:pPr>
              <w:numPr>
                <w:ilvl w:val="0"/>
                <w:numId w:val="22"/>
              </w:numPr>
            </w:pPr>
            <w:r w:rsidRPr="00E3261C">
              <w:t>Chủ cửa hàng thực hiện các sửa đổi cần thiết.</w:t>
            </w:r>
          </w:p>
          <w:p w14:paraId="4B0057BF" w14:textId="77777777" w:rsidR="00E3261C" w:rsidRPr="00E3261C" w:rsidRDefault="00E3261C" w:rsidP="00DB1A4E">
            <w:pPr>
              <w:numPr>
                <w:ilvl w:val="0"/>
                <w:numId w:val="22"/>
              </w:numPr>
            </w:pPr>
            <w:r w:rsidRPr="00E3261C">
              <w:t>Lưu thông tin sửa đổi.</w:t>
            </w:r>
          </w:p>
          <w:p w14:paraId="67332874" w14:textId="77777777" w:rsidR="00E3261C" w:rsidRPr="00E3261C" w:rsidRDefault="00E3261C" w:rsidP="00DB1A4E">
            <w:pPr>
              <w:numPr>
                <w:ilvl w:val="0"/>
                <w:numId w:val="22"/>
              </w:numPr>
            </w:pPr>
            <w:r w:rsidRPr="00E3261C">
              <w:t>Hệ thống ghi nhận lại lịch sửa đổi.</w:t>
            </w:r>
          </w:p>
        </w:tc>
      </w:tr>
      <w:tr w:rsidR="00E3261C" w:rsidRPr="00E3261C" w14:paraId="000E4DA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7EEE5" w14:textId="77777777" w:rsidR="00E3261C" w:rsidRPr="00E3261C" w:rsidRDefault="00E3261C" w:rsidP="00E3261C">
            <w:r w:rsidRPr="00E3261C">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4877B" w14:textId="77777777" w:rsidR="00E3261C" w:rsidRPr="00E3261C" w:rsidRDefault="00E3261C" w:rsidP="00E3261C">
            <w:r w:rsidRPr="00E3261C">
              <w:t>N/A</w:t>
            </w:r>
          </w:p>
        </w:tc>
      </w:tr>
      <w:tr w:rsidR="00E3261C" w:rsidRPr="00E3261C" w14:paraId="306AF2C7"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6D770" w14:textId="77777777" w:rsidR="00E3261C" w:rsidRPr="00E3261C" w:rsidRDefault="00E3261C" w:rsidP="00E3261C">
            <w:r w:rsidRPr="00E3261C">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3CB9D" w14:textId="77777777" w:rsidR="00E3261C" w:rsidRPr="00E3261C" w:rsidRDefault="00E3261C" w:rsidP="00E3261C">
            <w:r w:rsidRPr="00E3261C">
              <w:t>3a. Nếu các thông tin cần sửa không có quyền sửa thì thông báo “thông tin không được phép sửa” và kết thúc</w:t>
            </w:r>
          </w:p>
          <w:p w14:paraId="25E72B0A" w14:textId="77777777" w:rsidR="00E3261C" w:rsidRPr="00E3261C" w:rsidRDefault="00E3261C" w:rsidP="00E3261C">
            <w:r w:rsidRPr="00E3261C">
              <w:t>4a. Nếu hệ thống lưu không thành công thì hiển thị thông báo “ lưu không thành công” và kết thúc.</w:t>
            </w:r>
          </w:p>
        </w:tc>
      </w:tr>
      <w:tr w:rsidR="00E3261C" w:rsidRPr="00E3261C" w14:paraId="5775CE8D"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09576" w14:textId="77777777" w:rsidR="00E3261C" w:rsidRPr="00E3261C" w:rsidRDefault="00E3261C" w:rsidP="00E3261C">
            <w:r w:rsidRPr="00E3261C">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28930" w14:textId="77777777" w:rsidR="00E3261C" w:rsidRPr="00E3261C" w:rsidRDefault="00E3261C" w:rsidP="00E3261C">
            <w:r w:rsidRPr="00E3261C">
              <w:t>N/A</w:t>
            </w:r>
          </w:p>
        </w:tc>
      </w:tr>
      <w:tr w:rsidR="00E3261C" w:rsidRPr="00E3261C" w14:paraId="48DB9053"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1E870" w14:textId="77777777" w:rsidR="00E3261C" w:rsidRPr="00E3261C" w:rsidRDefault="00E3261C" w:rsidP="00E3261C">
            <w:r w:rsidRPr="00E3261C">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EFC22" w14:textId="77777777" w:rsidR="00E3261C" w:rsidRPr="00E3261C" w:rsidRDefault="00E3261C" w:rsidP="00E3261C">
            <w:r w:rsidRPr="00E3261C">
              <w:t>N/A</w:t>
            </w:r>
          </w:p>
        </w:tc>
      </w:tr>
    </w:tbl>
    <w:p w14:paraId="2A3C902D" w14:textId="29169CB7" w:rsidR="00E3261C" w:rsidRDefault="00E3261C" w:rsidP="00E3261C">
      <w:r>
        <w:t>Sơ đồ hoạt động:</w:t>
      </w:r>
    </w:p>
    <w:p w14:paraId="16656ED7" w14:textId="77777777" w:rsidR="003648D2" w:rsidRDefault="00E3261C" w:rsidP="003648D2">
      <w:pPr>
        <w:keepNext/>
      </w:pPr>
      <w:r>
        <w:rPr>
          <w:noProof/>
        </w:rPr>
        <w:lastRenderedPageBreak/>
        <w:drawing>
          <wp:inline distT="0" distB="0" distL="0" distR="0" wp14:anchorId="1F2244C5" wp14:editId="00845068">
            <wp:extent cx="4962525" cy="3819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 Nhóm-Page-7.jpg"/>
                    <pic:cNvPicPr/>
                  </pic:nvPicPr>
                  <pic:blipFill>
                    <a:blip r:embed="rId29">
                      <a:extLst>
                        <a:ext uri="{28A0092B-C50C-407E-A947-70E740481C1C}">
                          <a14:useLocalDpi xmlns:a14="http://schemas.microsoft.com/office/drawing/2010/main" val="0"/>
                        </a:ext>
                      </a:extLst>
                    </a:blip>
                    <a:stretch>
                      <a:fillRect/>
                    </a:stretch>
                  </pic:blipFill>
                  <pic:spPr>
                    <a:xfrm>
                      <a:off x="0" y="0"/>
                      <a:ext cx="4962525" cy="3819525"/>
                    </a:xfrm>
                    <a:prstGeom prst="rect">
                      <a:avLst/>
                    </a:prstGeom>
                  </pic:spPr>
                </pic:pic>
              </a:graphicData>
            </a:graphic>
          </wp:inline>
        </w:drawing>
      </w:r>
    </w:p>
    <w:p w14:paraId="6386F16B" w14:textId="46D674D6" w:rsidR="00E3261C" w:rsidRDefault="003648D2" w:rsidP="00152B01">
      <w:pPr>
        <w:pStyle w:val="Caption"/>
        <w:jc w:val="center"/>
        <w:rPr>
          <w:noProof/>
        </w:rPr>
      </w:pPr>
      <w:bookmarkStart w:id="36" w:name="_Toc166252767"/>
      <w:r>
        <w:t xml:space="preserve">Hình  </w:t>
      </w:r>
      <w:r w:rsidR="00AC5000">
        <w:fldChar w:fldCharType="begin"/>
      </w:r>
      <w:r w:rsidR="00AC5000">
        <w:instrText xml:space="preserve"> SEQ Hình_ \* ARABIC </w:instrText>
      </w:r>
      <w:r w:rsidR="00AC5000">
        <w:fldChar w:fldCharType="separate"/>
      </w:r>
      <w:r>
        <w:rPr>
          <w:noProof/>
        </w:rPr>
        <w:t>15</w:t>
      </w:r>
      <w:r w:rsidR="00AC5000">
        <w:rPr>
          <w:noProof/>
        </w:rPr>
        <w:fldChar w:fldCharType="end"/>
      </w:r>
      <w:r w:rsidR="00152B01">
        <w:rPr>
          <w:noProof/>
        </w:rPr>
        <w:t xml:space="preserve"> </w:t>
      </w:r>
      <w:r w:rsidR="00152B01" w:rsidRPr="00152B01">
        <w:rPr>
          <w:noProof/>
        </w:rPr>
        <w:t>Sửa hóa đơn xuất hàng</w:t>
      </w:r>
      <w:bookmarkEnd w:id="36"/>
    </w:p>
    <w:p w14:paraId="5338C5E1" w14:textId="038FD900" w:rsidR="00152B01" w:rsidRPr="00152B01" w:rsidRDefault="00152B01" w:rsidP="00152B01">
      <w:pPr>
        <w:pStyle w:val="Heading3"/>
      </w:pPr>
      <w:bookmarkStart w:id="37" w:name="_Toc166252801"/>
      <w:r>
        <w:t>Đặc tả use case xoá hoá đơn xuất hàng</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347"/>
        <w:gridCol w:w="6670"/>
      </w:tblGrid>
      <w:tr w:rsidR="00E3261C" w:rsidRPr="00E3261C" w14:paraId="283AC37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3E7E2" w14:textId="77777777" w:rsidR="00E3261C" w:rsidRPr="00E3261C" w:rsidRDefault="00E3261C" w:rsidP="00E3261C">
            <w:r w:rsidRPr="00E3261C">
              <w:t>Use case ID</w:t>
            </w:r>
          </w:p>
          <w:p w14:paraId="2993CBA1"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7A327" w14:textId="77777777" w:rsidR="00E3261C" w:rsidRPr="00E3261C" w:rsidRDefault="00E3261C" w:rsidP="00E3261C">
            <w:r w:rsidRPr="00E3261C">
              <w:t>4.3</w:t>
            </w:r>
          </w:p>
        </w:tc>
      </w:tr>
      <w:tr w:rsidR="00E3261C" w:rsidRPr="00E3261C" w14:paraId="04A6DB8B"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9A430" w14:textId="77777777" w:rsidR="00E3261C" w:rsidRPr="00E3261C" w:rsidRDefault="00E3261C" w:rsidP="00E3261C">
            <w:r w:rsidRPr="00E3261C">
              <w:t>Use case name</w:t>
            </w:r>
          </w:p>
          <w:p w14:paraId="7CCCBE38"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A630D" w14:textId="77777777" w:rsidR="00E3261C" w:rsidRPr="00E3261C" w:rsidRDefault="00E3261C" w:rsidP="00E3261C">
            <w:r w:rsidRPr="00E3261C">
              <w:t>Xóa hóa đơn xuất hàng</w:t>
            </w:r>
          </w:p>
        </w:tc>
      </w:tr>
      <w:tr w:rsidR="00E3261C" w:rsidRPr="00E3261C" w14:paraId="08361D5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1139A" w14:textId="77777777" w:rsidR="00E3261C" w:rsidRPr="00E3261C" w:rsidRDefault="00E3261C" w:rsidP="00E3261C">
            <w:r w:rsidRPr="00E3261C">
              <w:t>Description</w:t>
            </w:r>
          </w:p>
          <w:p w14:paraId="2B99C5F3"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BCE4C" w14:textId="77777777" w:rsidR="00E3261C" w:rsidRPr="00E3261C" w:rsidRDefault="00E3261C" w:rsidP="00E3261C">
            <w:r w:rsidRPr="00E3261C">
              <w:t>Là chủ cửa hàng, tôi muốn xóa thông tin hóa đơn xuất hàng.</w:t>
            </w:r>
          </w:p>
        </w:tc>
      </w:tr>
      <w:tr w:rsidR="00E3261C" w:rsidRPr="00E3261C" w14:paraId="5D8FCF9C"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06361" w14:textId="77777777" w:rsidR="00E3261C" w:rsidRPr="00E3261C" w:rsidRDefault="00E3261C" w:rsidP="00E3261C">
            <w:r w:rsidRPr="00E3261C">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152BC" w14:textId="77777777" w:rsidR="00E3261C" w:rsidRPr="00E3261C" w:rsidRDefault="00E3261C" w:rsidP="00E3261C">
            <w:r w:rsidRPr="00E3261C">
              <w:t>Chủ cửa hàng</w:t>
            </w:r>
          </w:p>
        </w:tc>
      </w:tr>
      <w:tr w:rsidR="00E3261C" w:rsidRPr="00E3261C" w14:paraId="1E5A730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C814A" w14:textId="77777777" w:rsidR="00E3261C" w:rsidRPr="00E3261C" w:rsidRDefault="00E3261C" w:rsidP="00E3261C">
            <w:r w:rsidRPr="00E3261C">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8EA1E" w14:textId="77777777" w:rsidR="00E3261C" w:rsidRPr="00E3261C" w:rsidRDefault="00E3261C" w:rsidP="00E3261C">
            <w:r w:rsidRPr="00E3261C">
              <w:t>High</w:t>
            </w:r>
          </w:p>
        </w:tc>
      </w:tr>
      <w:tr w:rsidR="00E3261C" w:rsidRPr="00E3261C" w14:paraId="457794E1"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B2C82" w14:textId="77777777" w:rsidR="00E3261C" w:rsidRPr="00E3261C" w:rsidRDefault="00E3261C" w:rsidP="00E3261C">
            <w:r w:rsidRPr="00E3261C">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738B7" w14:textId="77777777" w:rsidR="00E3261C" w:rsidRPr="00E3261C" w:rsidRDefault="00E3261C" w:rsidP="00E3261C">
            <w:r w:rsidRPr="00E3261C">
              <w:t>Chủ cửa hàng chọn mở chức năng xóa hóa đơn xuất hàng</w:t>
            </w:r>
          </w:p>
        </w:tc>
      </w:tr>
      <w:tr w:rsidR="00E3261C" w:rsidRPr="00E3261C" w14:paraId="5B39E9A7"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751C2" w14:textId="77777777" w:rsidR="00E3261C" w:rsidRPr="00E3261C" w:rsidRDefault="00E3261C" w:rsidP="00E3261C">
            <w:r w:rsidRPr="00E3261C">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84709" w14:textId="77777777" w:rsidR="00E3261C" w:rsidRPr="00E3261C" w:rsidRDefault="00E3261C" w:rsidP="00DB1A4E">
            <w:pPr>
              <w:numPr>
                <w:ilvl w:val="0"/>
                <w:numId w:val="23"/>
              </w:numPr>
            </w:pPr>
            <w:r w:rsidRPr="00E3261C">
              <w:t>Hóa đơn xuất hàng cần xóa đã được tạo trong hệ thống.</w:t>
            </w:r>
          </w:p>
        </w:tc>
      </w:tr>
      <w:tr w:rsidR="00E3261C" w:rsidRPr="00E3261C" w14:paraId="4FE45BD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58D26" w14:textId="77777777" w:rsidR="00E3261C" w:rsidRPr="00E3261C" w:rsidRDefault="00E3261C" w:rsidP="00E3261C">
            <w:r w:rsidRPr="00E3261C">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4D0B5" w14:textId="77777777" w:rsidR="00E3261C" w:rsidRPr="00E3261C" w:rsidRDefault="00E3261C" w:rsidP="00DB1A4E">
            <w:pPr>
              <w:numPr>
                <w:ilvl w:val="0"/>
                <w:numId w:val="24"/>
              </w:numPr>
            </w:pPr>
            <w:r w:rsidRPr="00E3261C">
              <w:t>Hóa đơn xuất hàng bị xóa khỏi hệ thống.</w:t>
            </w:r>
          </w:p>
          <w:p w14:paraId="29878ACB" w14:textId="77777777" w:rsidR="00E3261C" w:rsidRPr="00E3261C" w:rsidRDefault="00E3261C" w:rsidP="00DB1A4E">
            <w:pPr>
              <w:numPr>
                <w:ilvl w:val="0"/>
                <w:numId w:val="24"/>
              </w:numPr>
            </w:pPr>
            <w:r w:rsidRPr="00E3261C">
              <w:t>Cập nhật lại số lượng hàng hóa ở kho.</w:t>
            </w:r>
          </w:p>
        </w:tc>
      </w:tr>
      <w:tr w:rsidR="00E3261C" w:rsidRPr="00E3261C" w14:paraId="2C09C9A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6B79" w14:textId="77777777" w:rsidR="00E3261C" w:rsidRPr="00E3261C" w:rsidRDefault="00E3261C" w:rsidP="00E3261C">
            <w:r w:rsidRPr="00E3261C">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EAED0" w14:textId="77777777" w:rsidR="00E3261C" w:rsidRPr="00E3261C" w:rsidRDefault="00E3261C" w:rsidP="00DB1A4E">
            <w:pPr>
              <w:numPr>
                <w:ilvl w:val="0"/>
                <w:numId w:val="25"/>
              </w:numPr>
            </w:pPr>
            <w:r w:rsidRPr="00E3261C">
              <w:t>Chủ cửa hàng xác định hóa đơn xuất hàng cần xóa.</w:t>
            </w:r>
          </w:p>
          <w:p w14:paraId="396541B2" w14:textId="77777777" w:rsidR="00E3261C" w:rsidRPr="00E3261C" w:rsidRDefault="00E3261C" w:rsidP="00DB1A4E">
            <w:pPr>
              <w:numPr>
                <w:ilvl w:val="0"/>
                <w:numId w:val="25"/>
              </w:numPr>
            </w:pPr>
            <w:r w:rsidRPr="00E3261C">
              <w:t>Hệ thống gửi thông báo xác nhận đến chủ cửa hàng.</w:t>
            </w:r>
          </w:p>
          <w:p w14:paraId="7C962539" w14:textId="77777777" w:rsidR="00E3261C" w:rsidRPr="00E3261C" w:rsidRDefault="00E3261C" w:rsidP="00DB1A4E">
            <w:pPr>
              <w:numPr>
                <w:ilvl w:val="0"/>
                <w:numId w:val="25"/>
              </w:numPr>
            </w:pPr>
            <w:r w:rsidRPr="00E3261C">
              <w:lastRenderedPageBreak/>
              <w:t>Chủ cửa hàng xác nhận và phê duyệt</w:t>
            </w:r>
          </w:p>
          <w:p w14:paraId="271EFA90" w14:textId="77777777" w:rsidR="00E3261C" w:rsidRPr="00E3261C" w:rsidRDefault="00E3261C" w:rsidP="00DB1A4E">
            <w:pPr>
              <w:numPr>
                <w:ilvl w:val="0"/>
                <w:numId w:val="25"/>
              </w:numPr>
            </w:pPr>
            <w:r w:rsidRPr="00E3261C">
              <w:t>Hệ thống xóa hóa đơn xuất hàng ra khỏi cơ sở dữ liệu hóa đơn xuất hàng.</w:t>
            </w:r>
          </w:p>
          <w:p w14:paraId="6A7F2DB8" w14:textId="77777777" w:rsidR="00E3261C" w:rsidRPr="00E3261C" w:rsidRDefault="00E3261C" w:rsidP="00DB1A4E">
            <w:pPr>
              <w:numPr>
                <w:ilvl w:val="0"/>
                <w:numId w:val="25"/>
              </w:numPr>
            </w:pPr>
            <w:r w:rsidRPr="00E3261C">
              <w:t>Hệ thống ghi nhận lại lịch sử xóa.</w:t>
            </w:r>
          </w:p>
        </w:tc>
      </w:tr>
      <w:tr w:rsidR="00E3261C" w:rsidRPr="00E3261C" w14:paraId="26D86AC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F565" w14:textId="77777777" w:rsidR="00E3261C" w:rsidRPr="00E3261C" w:rsidRDefault="00E3261C" w:rsidP="00E3261C">
            <w:r w:rsidRPr="00E3261C">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7E27B" w14:textId="77777777" w:rsidR="00E3261C" w:rsidRPr="00E3261C" w:rsidRDefault="00E3261C" w:rsidP="00E3261C">
            <w:r w:rsidRPr="00E3261C">
              <w:t>N/A</w:t>
            </w:r>
          </w:p>
        </w:tc>
      </w:tr>
      <w:tr w:rsidR="00E3261C" w:rsidRPr="00E3261C" w14:paraId="637D32A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4B220" w14:textId="77777777" w:rsidR="00E3261C" w:rsidRPr="00E3261C" w:rsidRDefault="00E3261C" w:rsidP="00E3261C">
            <w:r w:rsidRPr="00E3261C">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2560F" w14:textId="77777777" w:rsidR="00E3261C" w:rsidRPr="00E3261C" w:rsidRDefault="00E3261C" w:rsidP="00E3261C">
            <w:r w:rsidRPr="00E3261C">
              <w:t xml:space="preserve">3a. nếu chủ cửa hàng không xác nhận và phê duyệt thì hiển thị thông </w:t>
            </w:r>
            <w:proofErr w:type="gramStart"/>
            <w:r w:rsidRPr="00E3261C">
              <w:t>báo”yêu</w:t>
            </w:r>
            <w:proofErr w:type="gramEnd"/>
            <w:r w:rsidRPr="00E3261C">
              <w:t xml:space="preserve"> cầu không được thực hiện” và kết thúc.</w:t>
            </w:r>
          </w:p>
          <w:p w14:paraId="0C9C4E86" w14:textId="77777777" w:rsidR="00E3261C" w:rsidRPr="00E3261C" w:rsidRDefault="00E3261C" w:rsidP="00E3261C">
            <w:r w:rsidRPr="00E3261C">
              <w:t>4a. nếu có lỗi trong khi xóa thì hiển thị thông báo “ xảy ra lỗi trong quá trình thực hiện” và kết thúc.</w:t>
            </w:r>
          </w:p>
        </w:tc>
      </w:tr>
      <w:tr w:rsidR="00E3261C" w:rsidRPr="00E3261C" w14:paraId="49D3E9F0"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E52C4" w14:textId="77777777" w:rsidR="00E3261C" w:rsidRPr="00E3261C" w:rsidRDefault="00E3261C" w:rsidP="00E3261C">
            <w:r w:rsidRPr="00E3261C">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A1853" w14:textId="77777777" w:rsidR="00E3261C" w:rsidRPr="00E3261C" w:rsidRDefault="00E3261C" w:rsidP="00E3261C">
            <w:r w:rsidRPr="00E3261C">
              <w:t>N/A</w:t>
            </w:r>
          </w:p>
        </w:tc>
      </w:tr>
      <w:tr w:rsidR="00E3261C" w:rsidRPr="00E3261C" w14:paraId="52892479"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28875" w14:textId="77777777" w:rsidR="00E3261C" w:rsidRPr="00E3261C" w:rsidRDefault="00E3261C" w:rsidP="00E3261C">
            <w:r w:rsidRPr="00E3261C">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9DC66" w14:textId="77777777" w:rsidR="00E3261C" w:rsidRPr="00E3261C" w:rsidRDefault="00E3261C" w:rsidP="00E3261C">
            <w:r w:rsidRPr="00E3261C">
              <w:t>N/A</w:t>
            </w:r>
          </w:p>
        </w:tc>
      </w:tr>
    </w:tbl>
    <w:p w14:paraId="3457C089" w14:textId="56F4C26F" w:rsidR="00E3261C" w:rsidRDefault="00E3261C" w:rsidP="00E3261C">
      <w:r>
        <w:t xml:space="preserve">Sơ đồ hoạt động: </w:t>
      </w:r>
    </w:p>
    <w:p w14:paraId="19139C0C" w14:textId="77777777" w:rsidR="003648D2" w:rsidRDefault="00E3261C" w:rsidP="003648D2">
      <w:pPr>
        <w:keepNext/>
      </w:pPr>
      <w:r>
        <w:rPr>
          <w:noProof/>
        </w:rPr>
        <w:drawing>
          <wp:inline distT="0" distB="0" distL="0" distR="0" wp14:anchorId="7518EAA4" wp14:editId="60D91E93">
            <wp:extent cx="4867275" cy="3914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 Nhóm-Page-8.jpg"/>
                    <pic:cNvPicPr/>
                  </pic:nvPicPr>
                  <pic:blipFill>
                    <a:blip r:embed="rId30">
                      <a:extLst>
                        <a:ext uri="{28A0092B-C50C-407E-A947-70E740481C1C}">
                          <a14:useLocalDpi xmlns:a14="http://schemas.microsoft.com/office/drawing/2010/main" val="0"/>
                        </a:ext>
                      </a:extLst>
                    </a:blip>
                    <a:stretch>
                      <a:fillRect/>
                    </a:stretch>
                  </pic:blipFill>
                  <pic:spPr>
                    <a:xfrm>
                      <a:off x="0" y="0"/>
                      <a:ext cx="4867275" cy="3914775"/>
                    </a:xfrm>
                    <a:prstGeom prst="rect">
                      <a:avLst/>
                    </a:prstGeom>
                  </pic:spPr>
                </pic:pic>
              </a:graphicData>
            </a:graphic>
          </wp:inline>
        </w:drawing>
      </w:r>
    </w:p>
    <w:p w14:paraId="06D3FC29" w14:textId="25D42FE9" w:rsidR="00E3261C" w:rsidRDefault="003648D2" w:rsidP="00152B01">
      <w:pPr>
        <w:pStyle w:val="Caption"/>
        <w:jc w:val="center"/>
      </w:pPr>
      <w:bookmarkStart w:id="38" w:name="_Toc166252768"/>
      <w:r>
        <w:t xml:space="preserve">Hình  </w:t>
      </w:r>
      <w:r w:rsidR="00AC5000">
        <w:fldChar w:fldCharType="begin"/>
      </w:r>
      <w:r w:rsidR="00AC5000">
        <w:instrText xml:space="preserve"> SEQ Hình_ \* ARABIC </w:instrText>
      </w:r>
      <w:r w:rsidR="00AC5000">
        <w:fldChar w:fldCharType="separate"/>
      </w:r>
      <w:r>
        <w:rPr>
          <w:noProof/>
        </w:rPr>
        <w:t>16</w:t>
      </w:r>
      <w:r w:rsidR="00AC5000">
        <w:rPr>
          <w:noProof/>
        </w:rPr>
        <w:fldChar w:fldCharType="end"/>
      </w:r>
      <w:r w:rsidR="00152B01">
        <w:rPr>
          <w:noProof/>
        </w:rPr>
        <w:t xml:space="preserve"> </w:t>
      </w:r>
      <w:r w:rsidR="00152B01" w:rsidRPr="00E3261C">
        <w:t>Xóa hóa đơn xuất hàng</w:t>
      </w:r>
      <w:bookmarkEnd w:id="38"/>
    </w:p>
    <w:p w14:paraId="35BCB5C8" w14:textId="5C017F0B" w:rsidR="00152B01" w:rsidRPr="00152B01" w:rsidRDefault="00CD178A" w:rsidP="00152B01">
      <w:pPr>
        <w:pStyle w:val="Heading2"/>
      </w:pPr>
      <w:bookmarkStart w:id="39" w:name="_Toc166252802"/>
      <w:r>
        <w:lastRenderedPageBreak/>
        <w:t>Đặc tả use case quản lý khách hàng</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940"/>
        <w:gridCol w:w="7067"/>
      </w:tblGrid>
      <w:tr w:rsidR="00D9056D" w:rsidRPr="00D9056D" w14:paraId="092A3C88"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31722" w14:textId="77777777" w:rsidR="00D9056D" w:rsidRPr="00D9056D" w:rsidRDefault="00D9056D" w:rsidP="00D9056D">
            <w:r w:rsidRPr="00D9056D">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B6339" w14:textId="77777777" w:rsidR="00D9056D" w:rsidRPr="00D9056D" w:rsidRDefault="00D9056D" w:rsidP="00D9056D">
            <w:r w:rsidRPr="00D9056D">
              <w:t>Use case 5.1</w:t>
            </w:r>
          </w:p>
        </w:tc>
      </w:tr>
      <w:tr w:rsidR="00D9056D" w:rsidRPr="00D9056D" w14:paraId="4A80B164" w14:textId="77777777" w:rsidTr="00D9056D">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D113" w14:textId="77777777" w:rsidR="00D9056D" w:rsidRPr="00D9056D" w:rsidRDefault="00D9056D" w:rsidP="00D9056D">
            <w:r w:rsidRPr="00D9056D">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18B11" w14:textId="77777777" w:rsidR="00D9056D" w:rsidRPr="00D9056D" w:rsidRDefault="00D9056D" w:rsidP="00D9056D">
            <w:r w:rsidRPr="00D9056D">
              <w:t>Thêm khách hàng  </w:t>
            </w:r>
          </w:p>
        </w:tc>
      </w:tr>
      <w:tr w:rsidR="00D9056D" w:rsidRPr="00D9056D" w14:paraId="113CC530" w14:textId="77777777" w:rsidTr="00D9056D">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2153B" w14:textId="77777777" w:rsidR="00D9056D" w:rsidRPr="00D9056D" w:rsidRDefault="00D9056D" w:rsidP="00D9056D">
            <w:r w:rsidRPr="00D9056D">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5DD0" w14:textId="77777777" w:rsidR="00D9056D" w:rsidRPr="00D9056D" w:rsidRDefault="00D9056D" w:rsidP="00D9056D">
            <w:r w:rsidRPr="00D9056D">
              <w:t>Là chủ cửa hàng, tôi muốn thêm khách hàng </w:t>
            </w:r>
          </w:p>
        </w:tc>
      </w:tr>
      <w:tr w:rsidR="00D9056D" w:rsidRPr="00D9056D" w14:paraId="0AD832AD"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86FF" w14:textId="77777777" w:rsidR="00D9056D" w:rsidRPr="00D9056D" w:rsidRDefault="00D9056D" w:rsidP="00D9056D">
            <w:r w:rsidRPr="00D9056D">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8C631" w14:textId="77777777" w:rsidR="00D9056D" w:rsidRPr="00D9056D" w:rsidRDefault="00D9056D" w:rsidP="00D9056D">
            <w:r w:rsidRPr="00D9056D">
              <w:t>Chủ cửa hàng </w:t>
            </w:r>
          </w:p>
        </w:tc>
      </w:tr>
      <w:tr w:rsidR="00D9056D" w:rsidRPr="00D9056D" w14:paraId="6F018D4E"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CC767" w14:textId="77777777" w:rsidR="00D9056D" w:rsidRPr="00D9056D" w:rsidRDefault="00D9056D" w:rsidP="00D9056D">
            <w:r w:rsidRPr="00D9056D">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A88DF" w14:textId="77777777" w:rsidR="00D9056D" w:rsidRPr="00D9056D" w:rsidRDefault="00D9056D" w:rsidP="00D9056D">
            <w:r w:rsidRPr="00D9056D">
              <w:t>High </w:t>
            </w:r>
          </w:p>
        </w:tc>
      </w:tr>
      <w:tr w:rsidR="00D9056D" w:rsidRPr="00D9056D" w14:paraId="1370E65E"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6CF51" w14:textId="77777777" w:rsidR="00D9056D" w:rsidRPr="00D9056D" w:rsidRDefault="00D9056D" w:rsidP="00D9056D">
            <w:r w:rsidRPr="00D9056D">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1225" w14:textId="77777777" w:rsidR="00D9056D" w:rsidRPr="00D9056D" w:rsidRDefault="00D9056D" w:rsidP="00D9056D">
            <w:r w:rsidRPr="00D9056D">
              <w:t>Chủ cửa hàng chọn thêm khách hàng </w:t>
            </w:r>
          </w:p>
        </w:tc>
      </w:tr>
      <w:tr w:rsidR="00D9056D" w:rsidRPr="00D9056D" w14:paraId="6C961493" w14:textId="77777777" w:rsidTr="00D9056D">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25E37" w14:textId="77777777" w:rsidR="00D9056D" w:rsidRPr="00D9056D" w:rsidRDefault="00D9056D" w:rsidP="00D9056D">
            <w:r w:rsidRPr="00D9056D">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55B6B" w14:textId="77777777" w:rsidR="00D9056D" w:rsidRPr="00D9056D" w:rsidRDefault="00D9056D" w:rsidP="00DB1A4E">
            <w:pPr>
              <w:numPr>
                <w:ilvl w:val="0"/>
                <w:numId w:val="36"/>
              </w:numPr>
            </w:pPr>
            <w:r w:rsidRPr="00D9056D">
              <w:t>Đăng nhập vào hệ thống với tư cách là chủ cửa hàng</w:t>
            </w:r>
          </w:p>
          <w:p w14:paraId="0230E008" w14:textId="77777777" w:rsidR="00D9056D" w:rsidRPr="00D9056D" w:rsidRDefault="00D9056D" w:rsidP="00DB1A4E">
            <w:pPr>
              <w:numPr>
                <w:ilvl w:val="0"/>
                <w:numId w:val="36"/>
              </w:numPr>
            </w:pPr>
            <w:r w:rsidRPr="00D9056D">
              <w:t>Đơn hàng là đơn hàng trực tiếp</w:t>
            </w:r>
          </w:p>
          <w:p w14:paraId="280F4350" w14:textId="77777777" w:rsidR="00D9056D" w:rsidRPr="00D9056D" w:rsidRDefault="00D9056D" w:rsidP="00D9056D"/>
        </w:tc>
      </w:tr>
      <w:tr w:rsidR="00D9056D" w:rsidRPr="00D9056D" w14:paraId="560F90E1" w14:textId="77777777" w:rsidTr="00D9056D">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04B4E" w14:textId="77777777" w:rsidR="00D9056D" w:rsidRPr="00D9056D" w:rsidRDefault="00D9056D" w:rsidP="00D9056D">
            <w:r w:rsidRPr="00D9056D">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CB93" w14:textId="77777777" w:rsidR="00D9056D" w:rsidRPr="00D9056D" w:rsidRDefault="00D9056D" w:rsidP="00D9056D">
            <w:r w:rsidRPr="00D9056D">
              <w:t>Thông tin khách hàng mới hiển thị trên trang web </w:t>
            </w:r>
          </w:p>
        </w:tc>
      </w:tr>
      <w:tr w:rsidR="00D9056D" w:rsidRPr="00D9056D" w14:paraId="10D89816" w14:textId="77777777" w:rsidTr="00D9056D">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F6B5" w14:textId="77777777" w:rsidR="00D9056D" w:rsidRPr="00D9056D" w:rsidRDefault="00D9056D" w:rsidP="00D9056D">
            <w:r w:rsidRPr="00D9056D">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57F7" w14:textId="77777777" w:rsidR="00D9056D" w:rsidRPr="00D9056D" w:rsidRDefault="00D9056D" w:rsidP="00D9056D">
            <w:r w:rsidRPr="00D9056D">
              <w:br/>
            </w:r>
          </w:p>
          <w:p w14:paraId="10A9933F" w14:textId="77777777" w:rsidR="00D9056D" w:rsidRPr="00D9056D" w:rsidRDefault="00D9056D" w:rsidP="00DB1A4E">
            <w:pPr>
              <w:numPr>
                <w:ilvl w:val="0"/>
                <w:numId w:val="37"/>
              </w:numPr>
            </w:pPr>
            <w:r w:rsidRPr="00D9056D">
              <w:t>Chủ cửa hàng chọn “Thêm thông tin khách hàng” </w:t>
            </w:r>
          </w:p>
          <w:p w14:paraId="54829CAC" w14:textId="77777777" w:rsidR="00D9056D" w:rsidRPr="00D9056D" w:rsidRDefault="00D9056D" w:rsidP="00DB1A4E">
            <w:pPr>
              <w:numPr>
                <w:ilvl w:val="0"/>
                <w:numId w:val="37"/>
              </w:numPr>
            </w:pPr>
            <w:r w:rsidRPr="00D9056D">
              <w:t>Chủ cửa hàng nhập nhập tên khách hàng</w:t>
            </w:r>
          </w:p>
          <w:p w14:paraId="31C14295" w14:textId="77777777" w:rsidR="00D9056D" w:rsidRPr="00D9056D" w:rsidRDefault="00D9056D" w:rsidP="00DB1A4E">
            <w:pPr>
              <w:numPr>
                <w:ilvl w:val="0"/>
                <w:numId w:val="37"/>
              </w:numPr>
            </w:pPr>
            <w:r w:rsidRPr="00D9056D">
              <w:t>Chủ cửa hàng nhập số điện thoại</w:t>
            </w:r>
          </w:p>
          <w:p w14:paraId="5E242EA3" w14:textId="77777777" w:rsidR="00D9056D" w:rsidRPr="00D9056D" w:rsidRDefault="00D9056D" w:rsidP="00DB1A4E">
            <w:pPr>
              <w:numPr>
                <w:ilvl w:val="0"/>
                <w:numId w:val="37"/>
              </w:numPr>
            </w:pPr>
            <w:r w:rsidRPr="00D9056D">
              <w:t>Chủ cửa hàng nhập địa chỉ.</w:t>
            </w:r>
          </w:p>
          <w:p w14:paraId="2D1DFB42" w14:textId="77777777" w:rsidR="00D9056D" w:rsidRPr="00D9056D" w:rsidRDefault="00D9056D" w:rsidP="00DB1A4E">
            <w:pPr>
              <w:numPr>
                <w:ilvl w:val="0"/>
                <w:numId w:val="37"/>
              </w:numPr>
            </w:pPr>
            <w:r w:rsidRPr="00D9056D">
              <w:t>Chủ cửa hàng chọn “Lưu thông tin khách hàng”</w:t>
            </w:r>
          </w:p>
          <w:p w14:paraId="723CD6DC" w14:textId="77777777" w:rsidR="00D9056D" w:rsidRPr="00D9056D" w:rsidRDefault="00D9056D" w:rsidP="00DB1A4E">
            <w:pPr>
              <w:numPr>
                <w:ilvl w:val="0"/>
                <w:numId w:val="37"/>
              </w:numPr>
            </w:pPr>
            <w:r w:rsidRPr="00D9056D">
              <w:t>Hệ thống hiển thị lưu thông tin khách hàng thành công</w:t>
            </w:r>
          </w:p>
          <w:p w14:paraId="230BA57E" w14:textId="77777777" w:rsidR="00D9056D" w:rsidRPr="00D9056D" w:rsidRDefault="00D9056D" w:rsidP="00DB1A4E">
            <w:pPr>
              <w:numPr>
                <w:ilvl w:val="0"/>
                <w:numId w:val="37"/>
              </w:numPr>
            </w:pPr>
            <w:r w:rsidRPr="00D9056D">
              <w:t>Hệ thống cập nhật thông tin khách hàng</w:t>
            </w:r>
          </w:p>
        </w:tc>
      </w:tr>
      <w:tr w:rsidR="00D9056D" w:rsidRPr="00D9056D" w14:paraId="0AFC6B1D" w14:textId="77777777" w:rsidTr="00D9056D">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F3824" w14:textId="77777777" w:rsidR="00D9056D" w:rsidRPr="00D9056D" w:rsidRDefault="00D9056D" w:rsidP="00D9056D">
            <w:r w:rsidRPr="00D9056D">
              <w:lastRenderedPageBreak/>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9A71A" w14:textId="77777777" w:rsidR="00D9056D" w:rsidRPr="00D9056D" w:rsidRDefault="00D9056D" w:rsidP="00D9056D">
            <w:r w:rsidRPr="00D9056D">
              <w:t>N/A</w:t>
            </w:r>
          </w:p>
        </w:tc>
      </w:tr>
      <w:tr w:rsidR="00D9056D" w:rsidRPr="00D9056D" w14:paraId="35B3B45B" w14:textId="77777777" w:rsidTr="00D9056D">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5E2C6" w14:textId="77777777" w:rsidR="00D9056D" w:rsidRPr="00D9056D" w:rsidRDefault="00D9056D" w:rsidP="00D9056D">
            <w:r w:rsidRPr="00D9056D">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71FD" w14:textId="77777777" w:rsidR="00D9056D" w:rsidRPr="00D9056D" w:rsidRDefault="00D9056D" w:rsidP="00D9056D">
            <w:r w:rsidRPr="00D9056D">
              <w:t xml:space="preserve">5a. Nếu đã có thông tin khách hàng đó, hiển thị </w:t>
            </w:r>
            <w:proofErr w:type="gramStart"/>
            <w:r w:rsidRPr="00D9056D">
              <w:t>“ Khách</w:t>
            </w:r>
            <w:proofErr w:type="gramEnd"/>
            <w:r w:rsidRPr="00D9056D">
              <w:t xml:space="preserve"> hàng đã tồn tại”, kết thúc</w:t>
            </w:r>
          </w:p>
          <w:p w14:paraId="6A96C941" w14:textId="77777777" w:rsidR="00D9056D" w:rsidRPr="00D9056D" w:rsidRDefault="00D9056D" w:rsidP="00D9056D">
            <w:r w:rsidRPr="00D9056D">
              <w:t>5b.  Nếu hệ thống gặp sự cố, hiển thị “Lỗi! Thử lại sau”, kết thúc</w:t>
            </w:r>
          </w:p>
        </w:tc>
      </w:tr>
    </w:tbl>
    <w:p w14:paraId="349DDA8D" w14:textId="4AB7C859" w:rsidR="00D9056D" w:rsidRDefault="00EB69CA" w:rsidP="00D9056D">
      <w:r>
        <w:t>Sơ đồ hoạt động</w:t>
      </w:r>
      <w:r w:rsidR="00CD178A">
        <w:t>:</w:t>
      </w:r>
      <w:r>
        <w:t xml:space="preserve"> </w:t>
      </w:r>
    </w:p>
    <w:p w14:paraId="23AA21CF" w14:textId="77777777" w:rsidR="003648D2" w:rsidRDefault="00EB69CA" w:rsidP="003648D2">
      <w:pPr>
        <w:keepNext/>
      </w:pPr>
      <w:r>
        <w:rPr>
          <w:noProof/>
        </w:rPr>
        <w:drawing>
          <wp:inline distT="0" distB="0" distL="0" distR="0" wp14:anchorId="489EC67D" wp14:editId="344D9700">
            <wp:extent cx="5185880" cy="63147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5.1.jpg"/>
                    <pic:cNvPicPr/>
                  </pic:nvPicPr>
                  <pic:blipFill>
                    <a:blip r:embed="rId31">
                      <a:extLst>
                        <a:ext uri="{28A0092B-C50C-407E-A947-70E740481C1C}">
                          <a14:useLocalDpi xmlns:a14="http://schemas.microsoft.com/office/drawing/2010/main" val="0"/>
                        </a:ext>
                      </a:extLst>
                    </a:blip>
                    <a:stretch>
                      <a:fillRect/>
                    </a:stretch>
                  </pic:blipFill>
                  <pic:spPr>
                    <a:xfrm>
                      <a:off x="0" y="0"/>
                      <a:ext cx="5189868" cy="6319601"/>
                    </a:xfrm>
                    <a:prstGeom prst="rect">
                      <a:avLst/>
                    </a:prstGeom>
                  </pic:spPr>
                </pic:pic>
              </a:graphicData>
            </a:graphic>
          </wp:inline>
        </w:drawing>
      </w:r>
    </w:p>
    <w:p w14:paraId="26D6141D" w14:textId="24D7DACF" w:rsidR="00D9056D" w:rsidRPr="00D9056D" w:rsidRDefault="003648D2" w:rsidP="00152B01">
      <w:pPr>
        <w:pStyle w:val="Caption"/>
        <w:jc w:val="center"/>
      </w:pPr>
      <w:bookmarkStart w:id="40" w:name="_Toc166252769"/>
      <w:r>
        <w:t xml:space="preserve">Hình  </w:t>
      </w:r>
      <w:r w:rsidR="00AC5000">
        <w:fldChar w:fldCharType="begin"/>
      </w:r>
      <w:r w:rsidR="00AC5000">
        <w:instrText xml:space="preserve"> SEQ Hình_ \* ARABIC </w:instrText>
      </w:r>
      <w:r w:rsidR="00AC5000">
        <w:fldChar w:fldCharType="separate"/>
      </w:r>
      <w:r>
        <w:rPr>
          <w:noProof/>
        </w:rPr>
        <w:t>17</w:t>
      </w:r>
      <w:r w:rsidR="00AC5000">
        <w:rPr>
          <w:noProof/>
        </w:rPr>
        <w:fldChar w:fldCharType="end"/>
      </w:r>
      <w:r w:rsidR="00152B01">
        <w:rPr>
          <w:noProof/>
        </w:rPr>
        <w:t xml:space="preserve"> AD </w:t>
      </w:r>
      <w:r w:rsidR="00152B01" w:rsidRPr="00152B01">
        <w:rPr>
          <w:noProof/>
        </w:rPr>
        <w:t>Thêm khách hàng</w:t>
      </w:r>
      <w:bookmarkEnd w:id="40"/>
    </w:p>
    <w:p w14:paraId="0574EE84" w14:textId="1EAD288E" w:rsidR="00E3261C" w:rsidRDefault="00D9056D" w:rsidP="00E3261C">
      <w:pPr>
        <w:pStyle w:val="Heading2"/>
      </w:pPr>
      <w:bookmarkStart w:id="41" w:name="_Toc166252803"/>
      <w:r>
        <w:lastRenderedPageBreak/>
        <w:t>Đặc tả use case thống kê</w:t>
      </w:r>
      <w:bookmarkEnd w:id="41"/>
    </w:p>
    <w:p w14:paraId="73F99784" w14:textId="7897FD01" w:rsidR="00BF500E" w:rsidRPr="00BF500E" w:rsidRDefault="00152B01" w:rsidP="00152B01">
      <w:pPr>
        <w:pStyle w:val="Heading3"/>
      </w:pPr>
      <w:bookmarkStart w:id="42" w:name="_Toc166252804"/>
      <w:r>
        <w:t>Đặc tả use case thống kê số lượng sản phẩm tồn kho</w:t>
      </w:r>
      <w:bookmarkEnd w:id="42"/>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26712E3C"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B62FF4" w14:textId="77777777" w:rsidR="00E3261C" w:rsidRPr="00E3261C" w:rsidRDefault="00E3261C" w:rsidP="00E3261C">
            <w:r w:rsidRPr="00E3261C">
              <w:t>Use case ID</w:t>
            </w:r>
          </w:p>
          <w:p w14:paraId="0F5A826E"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E4A60D3" w14:textId="77777777" w:rsidR="00E3261C" w:rsidRPr="00E3261C" w:rsidRDefault="00E3261C" w:rsidP="00E3261C">
            <w:r w:rsidRPr="00E3261C">
              <w:t>6.1</w:t>
            </w:r>
          </w:p>
        </w:tc>
      </w:tr>
      <w:tr w:rsidR="00E3261C" w:rsidRPr="00E3261C" w14:paraId="21DDC374"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077462" w14:textId="77777777" w:rsidR="00E3261C" w:rsidRPr="00E3261C" w:rsidRDefault="00E3261C" w:rsidP="00E3261C">
            <w:r w:rsidRPr="00E3261C">
              <w:t>Use case name</w:t>
            </w:r>
          </w:p>
          <w:p w14:paraId="3C08C378"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73FB3B4" w14:textId="77777777" w:rsidR="00E3261C" w:rsidRPr="00E3261C" w:rsidRDefault="00E3261C" w:rsidP="00E3261C">
            <w:r w:rsidRPr="00E3261C">
              <w:t>Thống kê số lượng sản phẩm nhập kho</w:t>
            </w:r>
          </w:p>
        </w:tc>
      </w:tr>
      <w:tr w:rsidR="00E3261C" w:rsidRPr="00E3261C" w14:paraId="172175B2" w14:textId="77777777" w:rsidTr="00E3261C">
        <w:trPr>
          <w:trHeight w:val="666"/>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A0026B" w14:textId="77777777" w:rsidR="00E3261C" w:rsidRPr="00E3261C" w:rsidRDefault="00E3261C" w:rsidP="00E3261C">
            <w:r w:rsidRPr="00E3261C">
              <w:t>Description</w:t>
            </w:r>
          </w:p>
          <w:p w14:paraId="3C89B570"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A02591D" w14:textId="77777777" w:rsidR="00E3261C" w:rsidRPr="00E3261C" w:rsidRDefault="00E3261C" w:rsidP="00E3261C">
            <w:r w:rsidRPr="00E3261C">
              <w:t>Là người dùng, tôi muốn xem số lượng sản phẩm nhập kho</w:t>
            </w:r>
          </w:p>
        </w:tc>
      </w:tr>
      <w:tr w:rsidR="00E3261C" w:rsidRPr="00E3261C" w14:paraId="055DF0B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ACDE11"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7D0190D" w14:textId="77777777" w:rsidR="00E3261C" w:rsidRPr="00E3261C" w:rsidRDefault="00E3261C" w:rsidP="00E3261C">
            <w:r w:rsidRPr="00E3261C">
              <w:t>Chủ cửa hàng</w:t>
            </w:r>
          </w:p>
        </w:tc>
      </w:tr>
      <w:tr w:rsidR="00E3261C" w:rsidRPr="00E3261C" w14:paraId="7B68D64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E7C8EF"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A1464B8" w14:textId="77777777" w:rsidR="00E3261C" w:rsidRPr="00E3261C" w:rsidRDefault="00E3261C" w:rsidP="00E3261C">
            <w:r w:rsidRPr="00E3261C">
              <w:t>High</w:t>
            </w:r>
          </w:p>
        </w:tc>
      </w:tr>
      <w:tr w:rsidR="00E3261C" w:rsidRPr="00E3261C" w14:paraId="3E223B4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F0A612"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E2009BB" w14:textId="77777777" w:rsidR="00E3261C" w:rsidRPr="00E3261C" w:rsidRDefault="00E3261C" w:rsidP="00E3261C">
            <w:r w:rsidRPr="00E3261C">
              <w:t>Người dùng bấm nút “Thống kê số lượng sản phẩm nhập kho”</w:t>
            </w:r>
          </w:p>
        </w:tc>
      </w:tr>
      <w:tr w:rsidR="00E3261C" w:rsidRPr="00E3261C" w14:paraId="2E32A04C"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47EACE"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C07B188" w14:textId="77777777" w:rsidR="00E3261C" w:rsidRPr="00E3261C" w:rsidRDefault="00E3261C" w:rsidP="00E3261C">
            <w:r w:rsidRPr="00E3261C">
              <w:t>Có đơn hàng cần nhập kho</w:t>
            </w:r>
          </w:p>
        </w:tc>
      </w:tr>
      <w:tr w:rsidR="00E3261C" w:rsidRPr="00E3261C" w14:paraId="1A38ADEC"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3C610B"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263D03F" w14:textId="77777777" w:rsidR="00E3261C" w:rsidRPr="00E3261C" w:rsidRDefault="00E3261C" w:rsidP="00E3261C">
            <w:r w:rsidRPr="00E3261C">
              <w:t xml:space="preserve">Hiển thị số lượng sản phẩm nhập kho </w:t>
            </w:r>
          </w:p>
        </w:tc>
      </w:tr>
      <w:tr w:rsidR="00E3261C" w:rsidRPr="00E3261C" w14:paraId="4540A80B" w14:textId="77777777" w:rsidTr="00E3261C">
        <w:trPr>
          <w:trHeight w:val="20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74F095"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03E404C" w14:textId="77777777" w:rsidR="00E3261C" w:rsidRPr="00E3261C" w:rsidRDefault="00E3261C" w:rsidP="00E3261C">
            <w:r w:rsidRPr="00E3261C">
              <w:t>1.       Chọn chức năng thống kê số lượng sản phẩm nhập kho</w:t>
            </w:r>
          </w:p>
          <w:p w14:paraId="0F3577FB" w14:textId="77777777" w:rsidR="00E3261C" w:rsidRPr="00E3261C" w:rsidRDefault="00E3261C" w:rsidP="00E3261C">
            <w:r w:rsidRPr="00E3261C">
              <w:t>2.       Chọn sản phẩm cần thống kê</w:t>
            </w:r>
          </w:p>
          <w:p w14:paraId="11489FE5" w14:textId="77777777" w:rsidR="00E3261C" w:rsidRPr="00E3261C" w:rsidRDefault="00E3261C" w:rsidP="00E3261C">
            <w:r w:rsidRPr="00E3261C">
              <w:t>3.       Truy vấn dữ liệu theo yêu cầu của chủ cửa hàng</w:t>
            </w:r>
          </w:p>
          <w:p w14:paraId="2A2AC126" w14:textId="77777777" w:rsidR="00E3261C" w:rsidRPr="00E3261C" w:rsidRDefault="00E3261C" w:rsidP="00E3261C">
            <w:r w:rsidRPr="00E3261C">
              <w:t>4.       Hiển thị số lượng nhập kho của sản phẩm</w:t>
            </w:r>
          </w:p>
        </w:tc>
      </w:tr>
      <w:tr w:rsidR="00E3261C" w:rsidRPr="00E3261C" w14:paraId="55CDED3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7B94A5"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C02784E" w14:textId="77777777" w:rsidR="00E3261C" w:rsidRPr="00E3261C" w:rsidRDefault="00E3261C" w:rsidP="00E3261C">
            <w:r w:rsidRPr="00E3261C">
              <w:t>N/A</w:t>
            </w:r>
          </w:p>
        </w:tc>
      </w:tr>
      <w:tr w:rsidR="00E3261C" w:rsidRPr="00E3261C" w14:paraId="393C8F2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11A574"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8052A82" w14:textId="77777777" w:rsidR="00E3261C" w:rsidRPr="00E3261C" w:rsidRDefault="00E3261C" w:rsidP="00E3261C">
            <w:r w:rsidRPr="00E3261C">
              <w:t>3a. Nếu không có dữ liệu theo yêu cầu, hệ thống hiển thị “Không có dữ liệu nhập kho của sản phẩm”</w:t>
            </w:r>
          </w:p>
        </w:tc>
      </w:tr>
      <w:tr w:rsidR="00E3261C" w:rsidRPr="00E3261C" w14:paraId="3BCB4171"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4B868E"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75DDCF" w14:textId="77777777" w:rsidR="00E3261C" w:rsidRPr="00E3261C" w:rsidRDefault="00E3261C" w:rsidP="00E3261C">
            <w:r w:rsidRPr="00E3261C">
              <w:t>N/A</w:t>
            </w:r>
          </w:p>
        </w:tc>
      </w:tr>
      <w:tr w:rsidR="00E3261C" w:rsidRPr="00E3261C" w14:paraId="0EB90889"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9A4D76"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D9A97A9" w14:textId="77777777" w:rsidR="00E3261C" w:rsidRPr="00E3261C" w:rsidRDefault="00E3261C" w:rsidP="00E3261C">
            <w:r w:rsidRPr="00E3261C">
              <w:t>N/A</w:t>
            </w:r>
          </w:p>
        </w:tc>
      </w:tr>
    </w:tbl>
    <w:p w14:paraId="6B8936F3" w14:textId="77777777" w:rsidR="00E3261C" w:rsidRPr="00E3261C" w:rsidRDefault="00E3261C" w:rsidP="00E3261C">
      <w:r w:rsidRPr="00E3261C">
        <w:t>Sơ đồ hoạt động:</w:t>
      </w:r>
    </w:p>
    <w:p w14:paraId="658B592D" w14:textId="77777777" w:rsidR="003648D2" w:rsidRDefault="00E3261C" w:rsidP="003648D2">
      <w:pPr>
        <w:keepNext/>
      </w:pPr>
      <w:r w:rsidRPr="00E3261C">
        <w:rPr>
          <w:noProof/>
        </w:rPr>
        <w:lastRenderedPageBreak/>
        <w:drawing>
          <wp:inline distT="114300" distB="114300" distL="114300" distR="114300" wp14:anchorId="5C38897B" wp14:editId="04E9F6C9">
            <wp:extent cx="5943600" cy="7533564"/>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5946235" cy="7536904"/>
                    </a:xfrm>
                    <a:prstGeom prst="rect">
                      <a:avLst/>
                    </a:prstGeom>
                    <a:ln/>
                  </pic:spPr>
                </pic:pic>
              </a:graphicData>
            </a:graphic>
          </wp:inline>
        </w:drawing>
      </w:r>
    </w:p>
    <w:p w14:paraId="0A0DF78D" w14:textId="0F5F3934" w:rsidR="00E3261C" w:rsidRPr="00E3261C" w:rsidRDefault="003648D2" w:rsidP="00152B01">
      <w:pPr>
        <w:pStyle w:val="Caption"/>
        <w:jc w:val="center"/>
      </w:pPr>
      <w:bookmarkStart w:id="43" w:name="_Toc166252770"/>
      <w:r>
        <w:t xml:space="preserve">Hình  </w:t>
      </w:r>
      <w:r w:rsidR="00AC5000">
        <w:fldChar w:fldCharType="begin"/>
      </w:r>
      <w:r w:rsidR="00AC5000">
        <w:instrText xml:space="preserve"> SEQ Hình_ \* ARABIC </w:instrText>
      </w:r>
      <w:r w:rsidR="00AC5000">
        <w:fldChar w:fldCharType="separate"/>
      </w:r>
      <w:r>
        <w:rPr>
          <w:noProof/>
        </w:rPr>
        <w:t>18</w:t>
      </w:r>
      <w:r w:rsidR="00AC5000">
        <w:rPr>
          <w:noProof/>
        </w:rPr>
        <w:fldChar w:fldCharType="end"/>
      </w:r>
      <w:r w:rsidR="00152B01">
        <w:rPr>
          <w:noProof/>
        </w:rPr>
        <w:t xml:space="preserve"> AD </w:t>
      </w:r>
      <w:r w:rsidR="00152B01" w:rsidRPr="00E3261C">
        <w:t>Thống kê số lượng sản phẩm nhập kho</w:t>
      </w:r>
      <w:bookmarkEnd w:id="43"/>
    </w:p>
    <w:p w14:paraId="54DE85A8" w14:textId="7DF327F1" w:rsidR="00E3261C" w:rsidRDefault="00152B01" w:rsidP="00152B01">
      <w:pPr>
        <w:pStyle w:val="Heading3"/>
      </w:pPr>
      <w:bookmarkStart w:id="44" w:name="_Toc166252805"/>
      <w:r>
        <w:t>Đặc tả use case thống kê số lượng sản phẩm xuất kho</w:t>
      </w:r>
      <w:bookmarkEnd w:id="44"/>
    </w:p>
    <w:p w14:paraId="5B4CFB1D" w14:textId="684BB507" w:rsidR="00BF500E" w:rsidRDefault="00BF500E" w:rsidP="00E3261C"/>
    <w:p w14:paraId="3B6CC2E2" w14:textId="567D1CCF" w:rsidR="00BF500E" w:rsidRDefault="00BF500E" w:rsidP="00E3261C"/>
    <w:p w14:paraId="18C720B2" w14:textId="2A3E0AEE" w:rsidR="00BF500E" w:rsidRDefault="00BF500E" w:rsidP="00E3261C"/>
    <w:p w14:paraId="29362421" w14:textId="77777777" w:rsidR="00BF500E" w:rsidRPr="00E3261C" w:rsidRDefault="00BF500E" w:rsidP="00E3261C"/>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158AC943"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BA6907" w14:textId="77777777" w:rsidR="00E3261C" w:rsidRPr="00E3261C" w:rsidRDefault="00E3261C" w:rsidP="00E3261C">
            <w:r w:rsidRPr="00E3261C">
              <w:t>Use case ID</w:t>
            </w:r>
          </w:p>
          <w:p w14:paraId="455C1A11"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60E6FF" w14:textId="77777777" w:rsidR="00E3261C" w:rsidRPr="00E3261C" w:rsidRDefault="00E3261C" w:rsidP="00E3261C">
            <w:r w:rsidRPr="00E3261C">
              <w:t>6.2</w:t>
            </w:r>
          </w:p>
        </w:tc>
      </w:tr>
      <w:tr w:rsidR="00E3261C" w:rsidRPr="00E3261C" w14:paraId="47DBC667"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57D64D" w14:textId="77777777" w:rsidR="00E3261C" w:rsidRPr="00E3261C" w:rsidRDefault="00E3261C" w:rsidP="00E3261C">
            <w:r w:rsidRPr="00E3261C">
              <w:t>Use case name</w:t>
            </w:r>
          </w:p>
          <w:p w14:paraId="2CC4FBF9"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C035B8C" w14:textId="77777777" w:rsidR="00E3261C" w:rsidRPr="00E3261C" w:rsidRDefault="00E3261C" w:rsidP="00E3261C">
            <w:r w:rsidRPr="00E3261C">
              <w:t>Thống kê số lượng sản phẩm xuất kho</w:t>
            </w:r>
          </w:p>
        </w:tc>
      </w:tr>
      <w:tr w:rsidR="00E3261C" w:rsidRPr="00E3261C" w14:paraId="3BAD478F"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572E44" w14:textId="77777777" w:rsidR="00E3261C" w:rsidRPr="00E3261C" w:rsidRDefault="00E3261C" w:rsidP="00E3261C">
            <w:r w:rsidRPr="00E3261C">
              <w:t>Description</w:t>
            </w:r>
          </w:p>
          <w:p w14:paraId="0C96C02C"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E5706D1" w14:textId="77777777" w:rsidR="00E3261C" w:rsidRPr="00E3261C" w:rsidRDefault="00E3261C" w:rsidP="00E3261C">
            <w:r w:rsidRPr="00E3261C">
              <w:t>Là người dùng, tôi muốn xem số lượng sản phẩm xuất kho</w:t>
            </w:r>
          </w:p>
        </w:tc>
      </w:tr>
      <w:tr w:rsidR="00E3261C" w:rsidRPr="00E3261C" w14:paraId="79CCFB27"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9F054E"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C9B3855" w14:textId="77777777" w:rsidR="00E3261C" w:rsidRPr="00E3261C" w:rsidRDefault="00E3261C" w:rsidP="00E3261C">
            <w:r w:rsidRPr="00E3261C">
              <w:t>Chủ cửa hàng</w:t>
            </w:r>
          </w:p>
        </w:tc>
      </w:tr>
      <w:tr w:rsidR="00E3261C" w:rsidRPr="00E3261C" w14:paraId="3EE9CFFF"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CC1083"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AA2497A" w14:textId="77777777" w:rsidR="00E3261C" w:rsidRPr="00E3261C" w:rsidRDefault="00E3261C" w:rsidP="00E3261C">
            <w:r w:rsidRPr="00E3261C">
              <w:t>High</w:t>
            </w:r>
          </w:p>
        </w:tc>
      </w:tr>
      <w:tr w:rsidR="00E3261C" w:rsidRPr="00E3261C" w14:paraId="539745E8"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DD3B16"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4307F7B" w14:textId="77777777" w:rsidR="00E3261C" w:rsidRPr="00E3261C" w:rsidRDefault="00E3261C" w:rsidP="00E3261C">
            <w:r w:rsidRPr="00E3261C">
              <w:t>Người dùng bấm nút “Thống kê số lượng sản phẩm xuất kho”</w:t>
            </w:r>
          </w:p>
        </w:tc>
      </w:tr>
      <w:tr w:rsidR="00E3261C" w:rsidRPr="00E3261C" w14:paraId="33EFBF81"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61C645"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B0041F8" w14:textId="77777777" w:rsidR="00E3261C" w:rsidRPr="00E3261C" w:rsidRDefault="00E3261C" w:rsidP="00E3261C">
            <w:r w:rsidRPr="00E3261C">
              <w:t>Có đơn hàng xuất kho</w:t>
            </w:r>
          </w:p>
        </w:tc>
      </w:tr>
      <w:tr w:rsidR="00E3261C" w:rsidRPr="00E3261C" w14:paraId="2A32EB0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928DBC"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4541EEC" w14:textId="77777777" w:rsidR="00E3261C" w:rsidRPr="00E3261C" w:rsidRDefault="00E3261C" w:rsidP="00E3261C">
            <w:r w:rsidRPr="00E3261C">
              <w:t xml:space="preserve">Hiển thị số lượng sản phẩm xuất kho </w:t>
            </w:r>
          </w:p>
        </w:tc>
      </w:tr>
      <w:tr w:rsidR="00E3261C" w:rsidRPr="00E3261C" w14:paraId="531953D2" w14:textId="77777777" w:rsidTr="00E3261C">
        <w:trPr>
          <w:trHeight w:val="133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6E195E"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0D01818" w14:textId="77777777" w:rsidR="00E3261C" w:rsidRPr="00E3261C" w:rsidRDefault="00E3261C" w:rsidP="00E3261C">
            <w:pPr>
              <w:numPr>
                <w:ilvl w:val="1"/>
                <w:numId w:val="3"/>
              </w:numPr>
            </w:pPr>
            <w:r w:rsidRPr="00E3261C">
              <w:t>Chọn chức năng thống số lượng sản phẩm xuất kho</w:t>
            </w:r>
          </w:p>
          <w:p w14:paraId="2A392EC1" w14:textId="77777777" w:rsidR="00E3261C" w:rsidRPr="00E3261C" w:rsidRDefault="00E3261C" w:rsidP="00E3261C">
            <w:pPr>
              <w:numPr>
                <w:ilvl w:val="1"/>
                <w:numId w:val="3"/>
              </w:numPr>
            </w:pPr>
            <w:r w:rsidRPr="00E3261C">
              <w:t>Chọn sản phẩm cần thống kê</w:t>
            </w:r>
          </w:p>
          <w:p w14:paraId="6EC37A60" w14:textId="77777777" w:rsidR="00E3261C" w:rsidRPr="00E3261C" w:rsidRDefault="00E3261C" w:rsidP="00E3261C">
            <w:pPr>
              <w:numPr>
                <w:ilvl w:val="1"/>
                <w:numId w:val="3"/>
              </w:numPr>
            </w:pPr>
            <w:r w:rsidRPr="00E3261C">
              <w:t>Truy vấn dữ liệu theo yêu cầu của chủ cửa hàng</w:t>
            </w:r>
          </w:p>
          <w:p w14:paraId="5C3AB407" w14:textId="77777777" w:rsidR="00E3261C" w:rsidRPr="00E3261C" w:rsidRDefault="00E3261C" w:rsidP="00E3261C">
            <w:pPr>
              <w:numPr>
                <w:ilvl w:val="1"/>
                <w:numId w:val="3"/>
              </w:numPr>
            </w:pPr>
            <w:r w:rsidRPr="00E3261C">
              <w:t>Hiển thị số lượng xuất kho của sản phẩm</w:t>
            </w:r>
          </w:p>
        </w:tc>
      </w:tr>
      <w:tr w:rsidR="00E3261C" w:rsidRPr="00E3261C" w14:paraId="3E1DB91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B192FB"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0606C0A" w14:textId="77777777" w:rsidR="00E3261C" w:rsidRPr="00E3261C" w:rsidRDefault="00E3261C" w:rsidP="00E3261C">
            <w:r w:rsidRPr="00E3261C">
              <w:t>N/A</w:t>
            </w:r>
          </w:p>
        </w:tc>
      </w:tr>
      <w:tr w:rsidR="00E3261C" w:rsidRPr="00E3261C" w14:paraId="0368531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51775A"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15C77AE" w14:textId="77777777" w:rsidR="00E3261C" w:rsidRPr="00E3261C" w:rsidRDefault="00E3261C" w:rsidP="00E3261C">
            <w:r w:rsidRPr="00E3261C">
              <w:t>3a. Nếu không có dữ liệu theo yêu cầu, hệ thống hiển thị “Không có dữ liệu nhập kho của sản phẩm”</w:t>
            </w:r>
          </w:p>
        </w:tc>
      </w:tr>
      <w:tr w:rsidR="00E3261C" w:rsidRPr="00E3261C" w14:paraId="38996A2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47423C"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CC4E531" w14:textId="77777777" w:rsidR="00E3261C" w:rsidRPr="00E3261C" w:rsidRDefault="00E3261C" w:rsidP="00E3261C">
            <w:r w:rsidRPr="00E3261C">
              <w:t>N/A</w:t>
            </w:r>
          </w:p>
        </w:tc>
      </w:tr>
      <w:tr w:rsidR="00E3261C" w:rsidRPr="00E3261C" w14:paraId="0D379D29"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897251"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F370B4" w14:textId="77777777" w:rsidR="00E3261C" w:rsidRPr="00E3261C" w:rsidRDefault="00E3261C" w:rsidP="00E3261C">
            <w:r w:rsidRPr="00E3261C">
              <w:t>N/A</w:t>
            </w:r>
          </w:p>
        </w:tc>
      </w:tr>
    </w:tbl>
    <w:p w14:paraId="2994D35C" w14:textId="77777777" w:rsidR="00E3261C" w:rsidRPr="00E3261C" w:rsidRDefault="00E3261C" w:rsidP="00E3261C">
      <w:r w:rsidRPr="00E3261C">
        <w:t>Sơ đồ hoạt động:</w:t>
      </w:r>
    </w:p>
    <w:p w14:paraId="56A7C499" w14:textId="77777777" w:rsidR="003648D2" w:rsidRDefault="00E3261C" w:rsidP="003648D2">
      <w:pPr>
        <w:keepNext/>
      </w:pPr>
      <w:r w:rsidRPr="00E3261C">
        <w:rPr>
          <w:noProof/>
        </w:rPr>
        <w:lastRenderedPageBreak/>
        <w:drawing>
          <wp:inline distT="114300" distB="114300" distL="114300" distR="114300" wp14:anchorId="767D21EF" wp14:editId="398BD36C">
            <wp:extent cx="5943600" cy="67310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3"/>
                    <a:srcRect/>
                    <a:stretch>
                      <a:fillRect/>
                    </a:stretch>
                  </pic:blipFill>
                  <pic:spPr>
                    <a:xfrm>
                      <a:off x="0" y="0"/>
                      <a:ext cx="5943600" cy="6731000"/>
                    </a:xfrm>
                    <a:prstGeom prst="rect">
                      <a:avLst/>
                    </a:prstGeom>
                    <a:ln/>
                  </pic:spPr>
                </pic:pic>
              </a:graphicData>
            </a:graphic>
          </wp:inline>
        </w:drawing>
      </w:r>
    </w:p>
    <w:p w14:paraId="4D7D435E" w14:textId="7C765222" w:rsidR="00E3261C" w:rsidRPr="00E3261C" w:rsidRDefault="003648D2" w:rsidP="00152B01">
      <w:pPr>
        <w:pStyle w:val="Caption"/>
        <w:jc w:val="center"/>
      </w:pPr>
      <w:bookmarkStart w:id="45" w:name="_Toc166252771"/>
      <w:r>
        <w:t xml:space="preserve">Hình  </w:t>
      </w:r>
      <w:r w:rsidR="00AC5000">
        <w:fldChar w:fldCharType="begin"/>
      </w:r>
      <w:r w:rsidR="00AC5000">
        <w:instrText xml:space="preserve"> SEQ Hình_ \* ARABIC </w:instrText>
      </w:r>
      <w:r w:rsidR="00AC5000">
        <w:fldChar w:fldCharType="separate"/>
      </w:r>
      <w:r>
        <w:rPr>
          <w:noProof/>
        </w:rPr>
        <w:t>19</w:t>
      </w:r>
      <w:r w:rsidR="00AC5000">
        <w:rPr>
          <w:noProof/>
        </w:rPr>
        <w:fldChar w:fldCharType="end"/>
      </w:r>
      <w:r w:rsidR="00152B01">
        <w:rPr>
          <w:noProof/>
        </w:rPr>
        <w:t xml:space="preserve"> AD </w:t>
      </w:r>
      <w:r w:rsidR="00152B01" w:rsidRPr="00152B01">
        <w:rPr>
          <w:noProof/>
        </w:rPr>
        <w:t>Thống kê số lượng sản phẩm xuất kho</w:t>
      </w:r>
      <w:bookmarkEnd w:id="45"/>
    </w:p>
    <w:p w14:paraId="598E49E9" w14:textId="67F23813" w:rsidR="00E3261C" w:rsidRPr="00E3261C" w:rsidRDefault="00152B01" w:rsidP="00152B01">
      <w:pPr>
        <w:pStyle w:val="Heading3"/>
      </w:pPr>
      <w:bookmarkStart w:id="46" w:name="_Toc166252806"/>
      <w:r>
        <w:t>Đặc tả use case thống kê số lượng sản phẩm tồn kho</w:t>
      </w:r>
      <w:bookmarkEnd w:id="46"/>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14ACDDA4"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B6448A" w14:textId="77777777" w:rsidR="00E3261C" w:rsidRPr="00E3261C" w:rsidRDefault="00E3261C" w:rsidP="00E3261C">
            <w:r w:rsidRPr="00E3261C">
              <w:t>Use case ID</w:t>
            </w:r>
          </w:p>
          <w:p w14:paraId="65703441"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917E74" w14:textId="77777777" w:rsidR="00E3261C" w:rsidRPr="00E3261C" w:rsidRDefault="00E3261C" w:rsidP="00E3261C">
            <w:r w:rsidRPr="00E3261C">
              <w:t>6.3</w:t>
            </w:r>
          </w:p>
        </w:tc>
      </w:tr>
      <w:tr w:rsidR="00E3261C" w:rsidRPr="00E3261C" w14:paraId="5386E3A7"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BFAA94" w14:textId="77777777" w:rsidR="00E3261C" w:rsidRPr="00E3261C" w:rsidRDefault="00E3261C" w:rsidP="00E3261C">
            <w:r w:rsidRPr="00E3261C">
              <w:t>Use case name</w:t>
            </w:r>
          </w:p>
          <w:p w14:paraId="41FFCCFA"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D676B2A" w14:textId="77777777" w:rsidR="00E3261C" w:rsidRPr="00E3261C" w:rsidRDefault="00E3261C" w:rsidP="00E3261C">
            <w:r w:rsidRPr="00E3261C">
              <w:t>Thống kê số lượng sản phẩm tồn kho</w:t>
            </w:r>
          </w:p>
        </w:tc>
      </w:tr>
      <w:tr w:rsidR="00E3261C" w:rsidRPr="00E3261C" w14:paraId="55C86F55"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D85CC0" w14:textId="77777777" w:rsidR="00E3261C" w:rsidRPr="00E3261C" w:rsidRDefault="00E3261C" w:rsidP="00E3261C">
            <w:r w:rsidRPr="00E3261C">
              <w:lastRenderedPageBreak/>
              <w:t>Description</w:t>
            </w:r>
          </w:p>
          <w:p w14:paraId="1F6B1ED9"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B8B304A" w14:textId="77777777" w:rsidR="00E3261C" w:rsidRPr="00E3261C" w:rsidRDefault="00E3261C" w:rsidP="00E3261C">
            <w:r w:rsidRPr="00E3261C">
              <w:t>Là người dùng, tôi muốn xem số lượng sản phẩm tồn kho</w:t>
            </w:r>
          </w:p>
        </w:tc>
      </w:tr>
      <w:tr w:rsidR="00E3261C" w:rsidRPr="00E3261C" w14:paraId="52D09289"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63F1D0"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6407B8C" w14:textId="77777777" w:rsidR="00E3261C" w:rsidRPr="00E3261C" w:rsidRDefault="00E3261C" w:rsidP="00E3261C">
            <w:r w:rsidRPr="00E3261C">
              <w:t>Chủ cửa hàng</w:t>
            </w:r>
          </w:p>
        </w:tc>
      </w:tr>
      <w:tr w:rsidR="00E3261C" w:rsidRPr="00E3261C" w14:paraId="58B2AE3E"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926218"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8CA01C4" w14:textId="77777777" w:rsidR="00E3261C" w:rsidRPr="00E3261C" w:rsidRDefault="00E3261C" w:rsidP="00E3261C">
            <w:r w:rsidRPr="00E3261C">
              <w:t>High</w:t>
            </w:r>
          </w:p>
        </w:tc>
      </w:tr>
      <w:tr w:rsidR="00E3261C" w:rsidRPr="00E3261C" w14:paraId="6F3CF34E"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D36BE5"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EDF1532" w14:textId="77777777" w:rsidR="00E3261C" w:rsidRPr="00E3261C" w:rsidRDefault="00E3261C" w:rsidP="00E3261C">
            <w:r w:rsidRPr="00E3261C">
              <w:t>Người dùng bấm nút Thống kê số lượng sản phẩm tồn kho</w:t>
            </w:r>
          </w:p>
        </w:tc>
      </w:tr>
      <w:tr w:rsidR="00E3261C" w:rsidRPr="00E3261C" w14:paraId="7217D0F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4EF6DE"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0615C1E" w14:textId="77777777" w:rsidR="00E3261C" w:rsidRPr="00E3261C" w:rsidRDefault="00E3261C" w:rsidP="00E3261C">
            <w:r w:rsidRPr="00E3261C">
              <w:t>N/A</w:t>
            </w:r>
          </w:p>
        </w:tc>
      </w:tr>
      <w:tr w:rsidR="00E3261C" w:rsidRPr="00E3261C" w14:paraId="3FB8AC37"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B7E341"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795FA86" w14:textId="77777777" w:rsidR="00E3261C" w:rsidRPr="00E3261C" w:rsidRDefault="00E3261C" w:rsidP="00E3261C">
            <w:r w:rsidRPr="00E3261C">
              <w:t xml:space="preserve">Hiển thị số lượng sản phẩm tồn kho </w:t>
            </w:r>
          </w:p>
        </w:tc>
      </w:tr>
      <w:tr w:rsidR="00E3261C" w:rsidRPr="00E3261C" w14:paraId="376B7B60" w14:textId="77777777" w:rsidTr="00E3261C">
        <w:trPr>
          <w:trHeight w:val="133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B3830A"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3B6CDEE" w14:textId="77777777" w:rsidR="00E3261C" w:rsidRPr="00E3261C" w:rsidRDefault="00E3261C" w:rsidP="00E3261C">
            <w:pPr>
              <w:numPr>
                <w:ilvl w:val="1"/>
                <w:numId w:val="4"/>
              </w:numPr>
            </w:pPr>
            <w:r w:rsidRPr="00E3261C">
              <w:t>Chọn chức năng thống số lượng sản phẩm tồn kho</w:t>
            </w:r>
          </w:p>
          <w:p w14:paraId="5706FF3F" w14:textId="77777777" w:rsidR="00E3261C" w:rsidRPr="00E3261C" w:rsidRDefault="00E3261C" w:rsidP="00E3261C">
            <w:pPr>
              <w:numPr>
                <w:ilvl w:val="1"/>
                <w:numId w:val="4"/>
              </w:numPr>
            </w:pPr>
            <w:r w:rsidRPr="00E3261C">
              <w:t>Chọn sản phẩm cần thống kê</w:t>
            </w:r>
          </w:p>
          <w:p w14:paraId="427B0148" w14:textId="77777777" w:rsidR="00E3261C" w:rsidRPr="00E3261C" w:rsidRDefault="00E3261C" w:rsidP="00E3261C">
            <w:pPr>
              <w:numPr>
                <w:ilvl w:val="1"/>
                <w:numId w:val="4"/>
              </w:numPr>
            </w:pPr>
            <w:r w:rsidRPr="00E3261C">
              <w:t>Truy vấn dữ liệu theo yêu cầu của chủ cửa hàng</w:t>
            </w:r>
          </w:p>
          <w:p w14:paraId="03ED087E" w14:textId="77777777" w:rsidR="00E3261C" w:rsidRPr="00E3261C" w:rsidRDefault="00E3261C" w:rsidP="00E3261C">
            <w:pPr>
              <w:numPr>
                <w:ilvl w:val="1"/>
                <w:numId w:val="4"/>
              </w:numPr>
            </w:pPr>
            <w:r w:rsidRPr="00E3261C">
              <w:t>Hiển thị số lượng thống kho của sản phẩm</w:t>
            </w:r>
          </w:p>
        </w:tc>
      </w:tr>
      <w:tr w:rsidR="00E3261C" w:rsidRPr="00E3261C" w14:paraId="4E6CD8C8"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68F528"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291CCDC" w14:textId="77777777" w:rsidR="00E3261C" w:rsidRPr="00E3261C" w:rsidRDefault="00E3261C" w:rsidP="00E3261C">
            <w:r w:rsidRPr="00E3261C">
              <w:t>N/A</w:t>
            </w:r>
          </w:p>
        </w:tc>
      </w:tr>
      <w:tr w:rsidR="00E3261C" w:rsidRPr="00E3261C" w14:paraId="784F7FA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C547B9"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B5D6097" w14:textId="77777777" w:rsidR="00E3261C" w:rsidRPr="00E3261C" w:rsidRDefault="00E3261C" w:rsidP="00E3261C">
            <w:r w:rsidRPr="00E3261C">
              <w:t>3a. Nếu không có dữ liệu theo yêu cầu, hệ thống hiển thị “Không có dữ liệu nhập kho của sản phẩm”</w:t>
            </w:r>
          </w:p>
        </w:tc>
      </w:tr>
      <w:tr w:rsidR="00E3261C" w:rsidRPr="00E3261C" w14:paraId="214464EA"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E05095"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48018CD" w14:textId="77777777" w:rsidR="00E3261C" w:rsidRPr="00E3261C" w:rsidRDefault="00E3261C" w:rsidP="00E3261C">
            <w:r w:rsidRPr="00E3261C">
              <w:t>N/A</w:t>
            </w:r>
          </w:p>
        </w:tc>
      </w:tr>
      <w:tr w:rsidR="00E3261C" w:rsidRPr="00E3261C" w14:paraId="69546724"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E022D3"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CA4CCDF" w14:textId="77777777" w:rsidR="00E3261C" w:rsidRPr="00E3261C" w:rsidRDefault="00E3261C" w:rsidP="00E3261C">
            <w:r w:rsidRPr="00E3261C">
              <w:t>N/A</w:t>
            </w:r>
          </w:p>
        </w:tc>
      </w:tr>
    </w:tbl>
    <w:p w14:paraId="6605D200" w14:textId="77777777" w:rsidR="00E3261C" w:rsidRPr="00E3261C" w:rsidRDefault="00E3261C" w:rsidP="00E3261C"/>
    <w:p w14:paraId="085648DB" w14:textId="49368B2E" w:rsidR="00E3261C" w:rsidRPr="00E3261C" w:rsidRDefault="00E3261C" w:rsidP="00E3261C">
      <w:r w:rsidRPr="00E3261C">
        <w:t>Sơ đồ hoạt động</w:t>
      </w:r>
      <w:r w:rsidR="00BF500E">
        <w:t>:</w:t>
      </w:r>
    </w:p>
    <w:p w14:paraId="7CA36769" w14:textId="77777777" w:rsidR="003648D2" w:rsidRDefault="00E3261C" w:rsidP="003648D2">
      <w:pPr>
        <w:keepNext/>
      </w:pPr>
      <w:r w:rsidRPr="00E3261C">
        <w:rPr>
          <w:noProof/>
        </w:rPr>
        <w:lastRenderedPageBreak/>
        <w:drawing>
          <wp:inline distT="114300" distB="114300" distL="114300" distR="114300" wp14:anchorId="443AAAFA" wp14:editId="19BE235F">
            <wp:extent cx="5943600" cy="6731000"/>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4"/>
                    <a:srcRect/>
                    <a:stretch>
                      <a:fillRect/>
                    </a:stretch>
                  </pic:blipFill>
                  <pic:spPr>
                    <a:xfrm>
                      <a:off x="0" y="0"/>
                      <a:ext cx="5943600" cy="6731000"/>
                    </a:xfrm>
                    <a:prstGeom prst="rect">
                      <a:avLst/>
                    </a:prstGeom>
                    <a:ln/>
                  </pic:spPr>
                </pic:pic>
              </a:graphicData>
            </a:graphic>
          </wp:inline>
        </w:drawing>
      </w:r>
    </w:p>
    <w:p w14:paraId="7135C0E3" w14:textId="3012A618" w:rsidR="00E3261C" w:rsidRPr="00E3261C" w:rsidRDefault="003648D2" w:rsidP="00152B01">
      <w:pPr>
        <w:pStyle w:val="Caption"/>
        <w:tabs>
          <w:tab w:val="left" w:pos="1011"/>
        </w:tabs>
        <w:jc w:val="center"/>
      </w:pPr>
      <w:bookmarkStart w:id="47" w:name="_Toc166252772"/>
      <w:r>
        <w:t xml:space="preserve">Hình  </w:t>
      </w:r>
      <w:r w:rsidR="00AC5000">
        <w:fldChar w:fldCharType="begin"/>
      </w:r>
      <w:r w:rsidR="00AC5000">
        <w:instrText xml:space="preserve"> SEQ Hình_ \* ARABIC </w:instrText>
      </w:r>
      <w:r w:rsidR="00AC5000">
        <w:fldChar w:fldCharType="separate"/>
      </w:r>
      <w:r>
        <w:rPr>
          <w:noProof/>
        </w:rPr>
        <w:t>20</w:t>
      </w:r>
      <w:r w:rsidR="00AC5000">
        <w:rPr>
          <w:noProof/>
        </w:rPr>
        <w:fldChar w:fldCharType="end"/>
      </w:r>
      <w:r w:rsidR="00152B01">
        <w:rPr>
          <w:noProof/>
        </w:rPr>
        <w:tab/>
        <w:t xml:space="preserve">AD </w:t>
      </w:r>
      <w:r w:rsidR="00152B01" w:rsidRPr="00152B01">
        <w:rPr>
          <w:noProof/>
        </w:rPr>
        <w:t>Thống kê số lượng sản phẩm tồn kho</w:t>
      </w:r>
      <w:bookmarkEnd w:id="47"/>
    </w:p>
    <w:p w14:paraId="3635C1AC" w14:textId="37BCB18B" w:rsidR="00E3261C" w:rsidRPr="00E3261C" w:rsidRDefault="00152B01" w:rsidP="00152B01">
      <w:pPr>
        <w:pStyle w:val="Heading3"/>
      </w:pPr>
      <w:bookmarkStart w:id="48" w:name="_Toc166252807"/>
      <w:r>
        <w:t>Đặc tả use case thống kê doanh thu theo ngày/ tuần/ tháng</w:t>
      </w:r>
      <w:bookmarkEnd w:id="48"/>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716554D2"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53AB0A" w14:textId="77777777" w:rsidR="00E3261C" w:rsidRPr="00E3261C" w:rsidRDefault="00E3261C" w:rsidP="00E3261C">
            <w:r w:rsidRPr="00E3261C">
              <w:t>Use case ID</w:t>
            </w:r>
          </w:p>
          <w:p w14:paraId="6FD58A61"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2A8CB8" w14:textId="77777777" w:rsidR="00E3261C" w:rsidRPr="00E3261C" w:rsidRDefault="00E3261C" w:rsidP="00E3261C">
            <w:r w:rsidRPr="00E3261C">
              <w:t>6.4</w:t>
            </w:r>
          </w:p>
        </w:tc>
      </w:tr>
      <w:tr w:rsidR="00E3261C" w:rsidRPr="00E3261C" w14:paraId="6CFE1270"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73DE5E" w14:textId="77777777" w:rsidR="00E3261C" w:rsidRPr="00E3261C" w:rsidRDefault="00E3261C" w:rsidP="00E3261C">
            <w:r w:rsidRPr="00E3261C">
              <w:t>Use case name</w:t>
            </w:r>
          </w:p>
          <w:p w14:paraId="1326B383"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EC169A1" w14:textId="77777777" w:rsidR="00E3261C" w:rsidRPr="00E3261C" w:rsidRDefault="00E3261C" w:rsidP="00E3261C">
            <w:r w:rsidRPr="00E3261C">
              <w:t>Thống kê doanh thu theo ngày/tuần/tháng</w:t>
            </w:r>
          </w:p>
        </w:tc>
      </w:tr>
      <w:tr w:rsidR="00E3261C" w:rsidRPr="00E3261C" w14:paraId="3762CEBE"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16416E" w14:textId="77777777" w:rsidR="00E3261C" w:rsidRPr="00E3261C" w:rsidRDefault="00E3261C" w:rsidP="00E3261C">
            <w:r w:rsidRPr="00E3261C">
              <w:lastRenderedPageBreak/>
              <w:t>Description</w:t>
            </w:r>
          </w:p>
          <w:p w14:paraId="72D904C8"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A99551C" w14:textId="77777777" w:rsidR="00E3261C" w:rsidRPr="00E3261C" w:rsidRDefault="00E3261C" w:rsidP="00E3261C">
            <w:r w:rsidRPr="00E3261C">
              <w:t>Là người dùng, tôi muốn biết doanh thu đã bán được trong ngày/tuần/ tháng</w:t>
            </w:r>
          </w:p>
        </w:tc>
      </w:tr>
      <w:tr w:rsidR="00E3261C" w:rsidRPr="00E3261C" w14:paraId="7D50A2BD"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A21202"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899BF67" w14:textId="77777777" w:rsidR="00E3261C" w:rsidRPr="00E3261C" w:rsidRDefault="00E3261C" w:rsidP="00E3261C">
            <w:r w:rsidRPr="00E3261C">
              <w:t>Chủ cửa hàng</w:t>
            </w:r>
          </w:p>
        </w:tc>
      </w:tr>
      <w:tr w:rsidR="00E3261C" w:rsidRPr="00E3261C" w14:paraId="3EE13F0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802213"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A7FEA7" w14:textId="77777777" w:rsidR="00E3261C" w:rsidRPr="00E3261C" w:rsidRDefault="00E3261C" w:rsidP="00E3261C">
            <w:r w:rsidRPr="00E3261C">
              <w:t>High</w:t>
            </w:r>
          </w:p>
        </w:tc>
      </w:tr>
      <w:tr w:rsidR="00E3261C" w:rsidRPr="00E3261C" w14:paraId="0248FE7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3B109B"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EF90532" w14:textId="77777777" w:rsidR="00E3261C" w:rsidRPr="00E3261C" w:rsidRDefault="00E3261C" w:rsidP="00E3261C">
            <w:r w:rsidRPr="00E3261C">
              <w:t>Người dùng chọn Thống kê doanh thu</w:t>
            </w:r>
          </w:p>
        </w:tc>
      </w:tr>
      <w:tr w:rsidR="00E3261C" w:rsidRPr="00E3261C" w14:paraId="1024F474"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56267E"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50F89C5" w14:textId="77777777" w:rsidR="00E3261C" w:rsidRPr="00E3261C" w:rsidRDefault="00E3261C" w:rsidP="00E3261C">
            <w:r w:rsidRPr="00E3261C">
              <w:t>●        Có hoá đơn xuất hàng</w:t>
            </w:r>
          </w:p>
        </w:tc>
      </w:tr>
      <w:tr w:rsidR="00E3261C" w:rsidRPr="00E3261C" w14:paraId="4E47AFEF"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C2CE38"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06E3081" w14:textId="77777777" w:rsidR="00E3261C" w:rsidRPr="00E3261C" w:rsidRDefault="00E3261C" w:rsidP="00E3261C">
            <w:r w:rsidRPr="00E3261C">
              <w:t xml:space="preserve">Hiển thị doanh thu của cửa hàng </w:t>
            </w:r>
          </w:p>
        </w:tc>
      </w:tr>
      <w:tr w:rsidR="00E3261C" w:rsidRPr="00E3261C" w14:paraId="61F51AB9"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355365"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BCD0EED" w14:textId="77777777" w:rsidR="00E3261C" w:rsidRPr="00E3261C" w:rsidRDefault="00E3261C" w:rsidP="00E3261C">
            <w:r w:rsidRPr="00E3261C">
              <w:t xml:space="preserve">  1.      </w:t>
            </w:r>
            <w:r w:rsidRPr="00E3261C">
              <w:tab/>
              <w:t>Chọn chức năng thống kê đơn hàng</w:t>
            </w:r>
          </w:p>
          <w:p w14:paraId="74C26DA4" w14:textId="77777777" w:rsidR="00E3261C" w:rsidRPr="00E3261C" w:rsidRDefault="00E3261C" w:rsidP="00E3261C">
            <w:r w:rsidRPr="00E3261C">
              <w:t xml:space="preserve">  2.      </w:t>
            </w:r>
            <w:r w:rsidRPr="00E3261C">
              <w:tab/>
              <w:t>Hiển thị doanh thu theo tháng</w:t>
            </w:r>
          </w:p>
        </w:tc>
      </w:tr>
      <w:tr w:rsidR="00E3261C" w:rsidRPr="00E3261C" w14:paraId="5580AE6C"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0F05A6"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2586DFF" w14:textId="77777777" w:rsidR="00E3261C" w:rsidRPr="00E3261C" w:rsidRDefault="00E3261C" w:rsidP="00E3261C">
            <w:r w:rsidRPr="00E3261C">
              <w:t xml:space="preserve"> N/A</w:t>
            </w:r>
          </w:p>
        </w:tc>
      </w:tr>
      <w:tr w:rsidR="00E3261C" w:rsidRPr="00E3261C" w14:paraId="4752885E"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B03675"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725FC73" w14:textId="77777777" w:rsidR="00E3261C" w:rsidRPr="00E3261C" w:rsidRDefault="00E3261C" w:rsidP="00E3261C">
            <w:r w:rsidRPr="00E3261C">
              <w:t>N/A</w:t>
            </w:r>
          </w:p>
        </w:tc>
      </w:tr>
      <w:tr w:rsidR="00E3261C" w:rsidRPr="00E3261C" w14:paraId="0ED23F5B"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4647A7"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737B2C6" w14:textId="77777777" w:rsidR="00E3261C" w:rsidRPr="00E3261C" w:rsidRDefault="00E3261C" w:rsidP="00E3261C">
            <w:r w:rsidRPr="00E3261C">
              <w:t>N/A</w:t>
            </w:r>
          </w:p>
        </w:tc>
      </w:tr>
      <w:tr w:rsidR="00E3261C" w:rsidRPr="00E3261C" w14:paraId="1EFA3CA0"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D54F57"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C5188CF" w14:textId="77777777" w:rsidR="00E3261C" w:rsidRPr="00E3261C" w:rsidRDefault="00E3261C" w:rsidP="00E3261C">
            <w:r w:rsidRPr="00E3261C">
              <w:t>N/A</w:t>
            </w:r>
          </w:p>
        </w:tc>
      </w:tr>
    </w:tbl>
    <w:p w14:paraId="00F48E49" w14:textId="77777777" w:rsidR="00E3261C" w:rsidRPr="00E3261C" w:rsidRDefault="00E3261C" w:rsidP="00E3261C"/>
    <w:p w14:paraId="410336EC" w14:textId="77777777" w:rsidR="00E3261C" w:rsidRPr="00E3261C" w:rsidRDefault="00E3261C" w:rsidP="00E3261C">
      <w:r w:rsidRPr="00E3261C">
        <w:t>Sơ đồ hoạt động</w:t>
      </w:r>
    </w:p>
    <w:p w14:paraId="12131001" w14:textId="77777777" w:rsidR="003648D2" w:rsidRDefault="00E3261C" w:rsidP="003648D2">
      <w:pPr>
        <w:keepNext/>
      </w:pPr>
      <w:r w:rsidRPr="00E3261C">
        <w:rPr>
          <w:noProof/>
        </w:rPr>
        <w:lastRenderedPageBreak/>
        <w:drawing>
          <wp:inline distT="114300" distB="114300" distL="114300" distR="114300" wp14:anchorId="2E5FB23A" wp14:editId="2845362F">
            <wp:extent cx="5915025" cy="5915025"/>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5"/>
                    <a:srcRect/>
                    <a:stretch>
                      <a:fillRect/>
                    </a:stretch>
                  </pic:blipFill>
                  <pic:spPr>
                    <a:xfrm>
                      <a:off x="0" y="0"/>
                      <a:ext cx="5915025" cy="5915025"/>
                    </a:xfrm>
                    <a:prstGeom prst="rect">
                      <a:avLst/>
                    </a:prstGeom>
                    <a:ln/>
                  </pic:spPr>
                </pic:pic>
              </a:graphicData>
            </a:graphic>
          </wp:inline>
        </w:drawing>
      </w:r>
    </w:p>
    <w:p w14:paraId="7890E508" w14:textId="7E6F5664" w:rsidR="00E3261C" w:rsidRPr="00E3261C" w:rsidRDefault="003648D2" w:rsidP="00152B01">
      <w:pPr>
        <w:pStyle w:val="Caption"/>
      </w:pPr>
      <w:bookmarkStart w:id="49" w:name="_Toc166252773"/>
      <w:r>
        <w:t xml:space="preserve">Hình  </w:t>
      </w:r>
      <w:r w:rsidR="00AC5000">
        <w:fldChar w:fldCharType="begin"/>
      </w:r>
      <w:r w:rsidR="00AC5000">
        <w:instrText xml:space="preserve"> SEQ Hình_ \* ARABIC </w:instrText>
      </w:r>
      <w:r w:rsidR="00AC5000">
        <w:fldChar w:fldCharType="separate"/>
      </w:r>
      <w:r>
        <w:rPr>
          <w:noProof/>
        </w:rPr>
        <w:t>21</w:t>
      </w:r>
      <w:r w:rsidR="00AC5000">
        <w:rPr>
          <w:noProof/>
        </w:rPr>
        <w:fldChar w:fldCharType="end"/>
      </w:r>
      <w:r w:rsidR="00152B01" w:rsidRPr="00152B01">
        <w:t xml:space="preserve"> </w:t>
      </w:r>
      <w:r w:rsidR="00152B01">
        <w:t xml:space="preserve"> AD </w:t>
      </w:r>
      <w:r w:rsidR="00152B01" w:rsidRPr="00152B01">
        <w:rPr>
          <w:noProof/>
        </w:rPr>
        <w:t>Thống kê doanh thu theo ngày/tuần/tháng</w:t>
      </w:r>
      <w:bookmarkEnd w:id="49"/>
    </w:p>
    <w:p w14:paraId="635598B0" w14:textId="0FE92FE1" w:rsidR="00E932DA" w:rsidRDefault="00D9056D" w:rsidP="00E3261C">
      <w:pPr>
        <w:pStyle w:val="Heading2"/>
        <w:rPr>
          <w:rFonts w:eastAsia="Times New Roman"/>
        </w:rPr>
      </w:pPr>
      <w:bookmarkStart w:id="50" w:name="_Toc166252808"/>
      <w:r>
        <w:rPr>
          <w:rFonts w:eastAsia="Times New Roman"/>
        </w:rPr>
        <w:t>Đặc tả use case tư vấn khách hàng</w:t>
      </w:r>
      <w:bookmarkEnd w:id="50"/>
      <w:r>
        <w:rPr>
          <w:rFonts w:eastAsia="Times New Roman"/>
        </w:rPr>
        <w:t xml:space="preserve"> </w:t>
      </w:r>
    </w:p>
    <w:tbl>
      <w:tblPr>
        <w:tblW w:w="9713" w:type="dxa"/>
        <w:tblLayout w:type="fixed"/>
        <w:tblLook w:val="0400" w:firstRow="0" w:lastRow="0" w:firstColumn="0" w:lastColumn="0" w:noHBand="0" w:noVBand="1"/>
      </w:tblPr>
      <w:tblGrid>
        <w:gridCol w:w="2536"/>
        <w:gridCol w:w="7177"/>
      </w:tblGrid>
      <w:tr w:rsidR="00E932DA" w14:paraId="611DA955"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F8E2C"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668E1FF3" w14:textId="77777777" w:rsidR="00E932DA" w:rsidRDefault="00E932DA">
            <w:pPr>
              <w:spacing w:after="0" w:line="240" w:lineRule="auto"/>
              <w:rPr>
                <w:rFonts w:eastAsia="Times New Roman" w:cs="Times New Roman"/>
                <w:szCs w:val="26"/>
              </w:rPr>
            </w:pP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C91AE" w14:textId="77777777" w:rsidR="00E932DA" w:rsidRDefault="00E932DA">
            <w:pPr>
              <w:spacing w:line="240" w:lineRule="auto"/>
              <w:rPr>
                <w:rFonts w:eastAsia="Times New Roman" w:cs="Times New Roman"/>
                <w:szCs w:val="26"/>
              </w:rPr>
            </w:pPr>
            <w:r>
              <w:rPr>
                <w:rFonts w:eastAsia="Times New Roman" w:cs="Times New Roman"/>
                <w:szCs w:val="26"/>
              </w:rPr>
              <w:t>7</w:t>
            </w:r>
          </w:p>
        </w:tc>
      </w:tr>
      <w:tr w:rsidR="00E932DA" w14:paraId="1E123DCB"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61C16"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01A05BA7" w14:textId="77777777" w:rsidR="00E932DA" w:rsidRDefault="00E932DA">
            <w:pPr>
              <w:spacing w:after="0" w:line="240" w:lineRule="auto"/>
              <w:rPr>
                <w:rFonts w:eastAsia="Times New Roman" w:cs="Times New Roman"/>
                <w:szCs w:val="26"/>
              </w:rPr>
            </w:pP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E8B91B" w14:textId="77777777" w:rsidR="00E932DA" w:rsidRDefault="00E932DA">
            <w:pPr>
              <w:spacing w:line="240" w:lineRule="auto"/>
              <w:rPr>
                <w:rFonts w:eastAsia="Times New Roman" w:cs="Times New Roman"/>
                <w:szCs w:val="26"/>
              </w:rPr>
            </w:pPr>
            <w:r>
              <w:rPr>
                <w:rFonts w:eastAsia="Times New Roman" w:cs="Times New Roman"/>
                <w:szCs w:val="26"/>
              </w:rPr>
              <w:t>Tư vấn khách hàng</w:t>
            </w:r>
          </w:p>
        </w:tc>
      </w:tr>
      <w:tr w:rsidR="00E932DA" w14:paraId="62A18A8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952DD"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784CB203" w14:textId="77777777" w:rsidR="00E932DA" w:rsidRDefault="00E932DA">
            <w:pPr>
              <w:spacing w:after="0" w:line="240" w:lineRule="auto"/>
              <w:rPr>
                <w:rFonts w:eastAsia="Times New Roman" w:cs="Times New Roman"/>
                <w:szCs w:val="26"/>
              </w:rPr>
            </w:pP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6131A" w14:textId="77777777" w:rsidR="00E932DA" w:rsidRDefault="00E932DA">
            <w:pPr>
              <w:spacing w:line="240" w:lineRule="auto"/>
              <w:rPr>
                <w:rFonts w:eastAsia="Times New Roman" w:cs="Times New Roman"/>
                <w:color w:val="000000"/>
                <w:szCs w:val="26"/>
              </w:rPr>
            </w:pPr>
            <w:r>
              <w:rPr>
                <w:rFonts w:eastAsia="Times New Roman" w:cs="Times New Roman"/>
                <w:color w:val="000000"/>
                <w:szCs w:val="26"/>
              </w:rPr>
              <w:t xml:space="preserve">Là khách </w:t>
            </w:r>
            <w:proofErr w:type="gramStart"/>
            <w:r>
              <w:rPr>
                <w:rFonts w:eastAsia="Times New Roman" w:cs="Times New Roman"/>
                <w:color w:val="000000"/>
                <w:szCs w:val="26"/>
              </w:rPr>
              <w:t>hàng ,</w:t>
            </w:r>
            <w:proofErr w:type="gramEnd"/>
            <w:r>
              <w:rPr>
                <w:rFonts w:eastAsia="Times New Roman" w:cs="Times New Roman"/>
                <w:color w:val="000000"/>
                <w:szCs w:val="26"/>
              </w:rPr>
              <w:t xml:space="preserve"> tôi muốn </w:t>
            </w:r>
            <w:r>
              <w:rPr>
                <w:rFonts w:eastAsia="Times New Roman" w:cs="Times New Roman"/>
                <w:szCs w:val="26"/>
              </w:rPr>
              <w:t>được</w:t>
            </w:r>
            <w:r>
              <w:rPr>
                <w:rFonts w:eastAsia="Times New Roman" w:cs="Times New Roman"/>
                <w:color w:val="000000"/>
                <w:szCs w:val="26"/>
              </w:rPr>
              <w:t xml:space="preserve"> tư vấn về sản phẩm.</w:t>
            </w:r>
          </w:p>
          <w:p w14:paraId="4E27A995" w14:textId="77777777" w:rsidR="00E932DA" w:rsidRDefault="00E932DA">
            <w:pPr>
              <w:spacing w:line="240" w:lineRule="auto"/>
              <w:rPr>
                <w:rFonts w:eastAsia="Times New Roman" w:cs="Times New Roman"/>
                <w:szCs w:val="26"/>
              </w:rPr>
            </w:pPr>
            <w:r>
              <w:rPr>
                <w:rFonts w:eastAsia="Times New Roman" w:cs="Times New Roman"/>
                <w:szCs w:val="26"/>
              </w:rPr>
              <w:t>Là chủ cửa hàng, tôi thực hiện việc tư vấn khách hàng</w:t>
            </w:r>
          </w:p>
        </w:tc>
      </w:tr>
      <w:tr w:rsidR="00E932DA" w14:paraId="4BDF7388"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4B3461"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54BF2" w14:textId="77777777" w:rsidR="00E932DA" w:rsidRDefault="00E932DA">
            <w:pPr>
              <w:spacing w:line="240" w:lineRule="auto"/>
              <w:rPr>
                <w:rFonts w:eastAsia="Times New Roman" w:cs="Times New Roman"/>
                <w:szCs w:val="26"/>
              </w:rPr>
            </w:pPr>
            <w:r>
              <w:rPr>
                <w:rFonts w:eastAsia="Times New Roman" w:cs="Times New Roman"/>
                <w:szCs w:val="26"/>
              </w:rPr>
              <w:t>Chủ cửa hàng, khách hàng</w:t>
            </w:r>
          </w:p>
        </w:tc>
      </w:tr>
      <w:tr w:rsidR="00E932DA" w14:paraId="3BB31103"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00278"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9C2C"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34E9160D"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A06F70"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0033D" w14:textId="77777777" w:rsidR="00E932DA" w:rsidRDefault="00E932DA">
            <w:pPr>
              <w:spacing w:line="240" w:lineRule="auto"/>
              <w:rPr>
                <w:rFonts w:eastAsia="Times New Roman" w:cs="Times New Roman"/>
                <w:szCs w:val="26"/>
              </w:rPr>
            </w:pPr>
            <w:r>
              <w:rPr>
                <w:rFonts w:eastAsia="Times New Roman" w:cs="Times New Roman"/>
                <w:szCs w:val="26"/>
              </w:rPr>
              <w:t>Chủ cửa hàng và khách hàng chọn chức năng tư vấn khách hàng</w:t>
            </w:r>
          </w:p>
        </w:tc>
      </w:tr>
      <w:tr w:rsidR="00E932DA" w14:paraId="16E01ABD"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FB0DC" w14:textId="77777777" w:rsidR="00E932DA" w:rsidRDefault="00E932DA">
            <w:pPr>
              <w:spacing w:line="240" w:lineRule="auto"/>
              <w:rPr>
                <w:rFonts w:eastAsia="Times New Roman" w:cs="Times New Roman"/>
                <w:szCs w:val="26"/>
              </w:rPr>
            </w:pPr>
            <w:r>
              <w:rPr>
                <w:rFonts w:eastAsia="Times New Roman" w:cs="Times New Roman"/>
                <w:color w:val="000000"/>
                <w:szCs w:val="26"/>
              </w:rPr>
              <w:lastRenderedPageBreak/>
              <w:t>Pre-conditions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D458" w14:textId="77777777" w:rsidR="00E932DA" w:rsidRDefault="00E932DA" w:rsidP="00DB1A4E">
            <w:pPr>
              <w:numPr>
                <w:ilvl w:val="0"/>
                <w:numId w:val="15"/>
              </w:numPr>
              <w:spacing w:after="0" w:line="240" w:lineRule="auto"/>
              <w:jc w:val="left"/>
              <w:rPr>
                <w:rFonts w:eastAsia="Times New Roman" w:cs="Times New Roman"/>
                <w:color w:val="000000"/>
                <w:szCs w:val="26"/>
              </w:rPr>
            </w:pPr>
            <w:r>
              <w:rPr>
                <w:rFonts w:eastAsia="Times New Roman" w:cs="Times New Roman"/>
                <w:color w:val="000000"/>
                <w:szCs w:val="26"/>
              </w:rPr>
              <w:t>Khách hàng có nhu cầu cần tư vấn về một sản phẩm.</w:t>
            </w:r>
          </w:p>
          <w:p w14:paraId="744F0783" w14:textId="77777777" w:rsidR="00E932DA" w:rsidRDefault="00E932DA" w:rsidP="00DB1A4E">
            <w:pPr>
              <w:numPr>
                <w:ilvl w:val="0"/>
                <w:numId w:val="15"/>
              </w:numPr>
              <w:spacing w:after="0" w:line="240" w:lineRule="auto"/>
              <w:jc w:val="left"/>
              <w:rPr>
                <w:rFonts w:eastAsia="Times New Roman" w:cs="Times New Roman"/>
                <w:color w:val="000000"/>
                <w:szCs w:val="26"/>
              </w:rPr>
            </w:pPr>
            <w:r>
              <w:rPr>
                <w:rFonts w:eastAsia="Times New Roman" w:cs="Times New Roman"/>
                <w:color w:val="000000"/>
                <w:szCs w:val="26"/>
              </w:rPr>
              <w:t>Khách hàng liên hệ qua trang website của cửa hàng để được tư vấn</w:t>
            </w:r>
          </w:p>
        </w:tc>
      </w:tr>
      <w:tr w:rsidR="00E932DA" w14:paraId="1C93067B"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E78BD"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1AA75A" w14:textId="77777777" w:rsidR="00E932DA" w:rsidRDefault="00E932DA" w:rsidP="00DB1A4E">
            <w:pPr>
              <w:numPr>
                <w:ilvl w:val="0"/>
                <w:numId w:val="16"/>
              </w:numPr>
              <w:spacing w:line="240" w:lineRule="auto"/>
              <w:jc w:val="left"/>
              <w:rPr>
                <w:rFonts w:eastAsia="Times New Roman" w:cs="Times New Roman"/>
                <w:color w:val="000000"/>
                <w:szCs w:val="26"/>
              </w:rPr>
            </w:pPr>
            <w:r>
              <w:rPr>
                <w:rFonts w:eastAsia="Times New Roman" w:cs="Times New Roman"/>
                <w:color w:val="000000"/>
                <w:szCs w:val="26"/>
              </w:rPr>
              <w:t>Khách hàng có được thông tin cần thiết về sản phẩm</w:t>
            </w:r>
          </w:p>
        </w:tc>
      </w:tr>
      <w:tr w:rsidR="00E932DA" w14:paraId="1F032992"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C6DE8"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1333A" w14:textId="77777777" w:rsidR="00E932DA" w:rsidRDefault="00E932DA" w:rsidP="00DB1A4E">
            <w:pPr>
              <w:numPr>
                <w:ilvl w:val="0"/>
                <w:numId w:val="7"/>
              </w:numPr>
              <w:spacing w:line="240" w:lineRule="auto"/>
              <w:jc w:val="left"/>
              <w:rPr>
                <w:color w:val="000000"/>
                <w:szCs w:val="26"/>
              </w:rPr>
            </w:pPr>
            <w:r>
              <w:rPr>
                <w:rFonts w:eastAsia="Times New Roman" w:cs="Times New Roman"/>
                <w:color w:val="000000"/>
                <w:szCs w:val="26"/>
              </w:rPr>
              <w:t>Khách hàng </w:t>
            </w:r>
            <w:r>
              <w:rPr>
                <w:rFonts w:eastAsia="Times New Roman" w:cs="Times New Roman"/>
                <w:szCs w:val="26"/>
              </w:rPr>
              <w:t>click vào ô tư vấn khách hàng trong</w:t>
            </w:r>
            <w:r>
              <w:rPr>
                <w:rFonts w:eastAsia="Times New Roman" w:cs="Times New Roman"/>
                <w:color w:val="000000"/>
                <w:szCs w:val="26"/>
              </w:rPr>
              <w:t xml:space="preserve"> website của cửa hàng để được tư vấn.</w:t>
            </w:r>
          </w:p>
          <w:p w14:paraId="47D6F8A9" w14:textId="77777777" w:rsidR="00E932DA" w:rsidRDefault="00E932DA" w:rsidP="00DB1A4E">
            <w:pPr>
              <w:numPr>
                <w:ilvl w:val="0"/>
                <w:numId w:val="7"/>
              </w:numPr>
              <w:spacing w:line="240" w:lineRule="auto"/>
              <w:jc w:val="left"/>
              <w:rPr>
                <w:rFonts w:eastAsia="Times New Roman" w:cs="Times New Roman"/>
                <w:szCs w:val="26"/>
              </w:rPr>
            </w:pPr>
            <w:r>
              <w:rPr>
                <w:rFonts w:eastAsia="Times New Roman" w:cs="Times New Roman"/>
                <w:szCs w:val="26"/>
              </w:rPr>
              <w:t>Khách hàng gửi câu hỏi về website</w:t>
            </w:r>
          </w:p>
          <w:p w14:paraId="1D0E34E7" w14:textId="77777777" w:rsidR="00E932DA" w:rsidRDefault="00E932DA" w:rsidP="00DB1A4E">
            <w:pPr>
              <w:numPr>
                <w:ilvl w:val="0"/>
                <w:numId w:val="7"/>
              </w:numPr>
              <w:spacing w:line="240" w:lineRule="auto"/>
              <w:jc w:val="left"/>
              <w:rPr>
                <w:rFonts w:eastAsia="Times New Roman" w:cs="Times New Roman"/>
                <w:color w:val="000000"/>
                <w:szCs w:val="26"/>
              </w:rPr>
            </w:pPr>
            <w:r>
              <w:rPr>
                <w:rFonts w:eastAsia="Times New Roman" w:cs="Times New Roman"/>
                <w:color w:val="000000"/>
                <w:szCs w:val="26"/>
              </w:rPr>
              <w:t>Hệ th</w:t>
            </w:r>
            <w:r>
              <w:rPr>
                <w:rFonts w:eastAsia="Times New Roman" w:cs="Times New Roman"/>
                <w:szCs w:val="26"/>
              </w:rPr>
              <w:t>ố</w:t>
            </w:r>
            <w:r>
              <w:rPr>
                <w:rFonts w:eastAsia="Times New Roman" w:cs="Times New Roman"/>
                <w:color w:val="000000"/>
                <w:szCs w:val="26"/>
              </w:rPr>
              <w:t>ng tư vấn hiển thị chatbox những thông tin đã cài đặt tự động.</w:t>
            </w:r>
          </w:p>
          <w:p w14:paraId="45103CA9" w14:textId="77777777" w:rsidR="00E932DA" w:rsidRDefault="00E932DA" w:rsidP="00DB1A4E">
            <w:pPr>
              <w:numPr>
                <w:ilvl w:val="0"/>
                <w:numId w:val="7"/>
              </w:numPr>
              <w:spacing w:line="240" w:lineRule="auto"/>
              <w:jc w:val="left"/>
              <w:rPr>
                <w:rFonts w:eastAsia="Times New Roman" w:cs="Times New Roman"/>
                <w:color w:val="000000"/>
                <w:szCs w:val="26"/>
              </w:rPr>
            </w:pPr>
            <w:r>
              <w:rPr>
                <w:rFonts w:eastAsia="Times New Roman" w:cs="Times New Roman"/>
                <w:color w:val="000000"/>
                <w:szCs w:val="26"/>
              </w:rPr>
              <w:t>Hệ thống thông báo đến chủ cửa hàng.</w:t>
            </w:r>
          </w:p>
          <w:p w14:paraId="1AF408D2" w14:textId="77777777" w:rsidR="00E932DA" w:rsidRDefault="00E932DA" w:rsidP="00DB1A4E">
            <w:pPr>
              <w:numPr>
                <w:ilvl w:val="0"/>
                <w:numId w:val="7"/>
              </w:numPr>
              <w:spacing w:line="240" w:lineRule="auto"/>
              <w:jc w:val="left"/>
              <w:rPr>
                <w:rFonts w:eastAsia="Times New Roman" w:cs="Times New Roman"/>
                <w:color w:val="000000"/>
                <w:szCs w:val="26"/>
              </w:rPr>
            </w:pPr>
            <w:r>
              <w:rPr>
                <w:rFonts w:eastAsia="Times New Roman" w:cs="Times New Roman"/>
                <w:color w:val="000000"/>
                <w:szCs w:val="26"/>
              </w:rPr>
              <w:t>Chủ cửa hàng giải đáp thắc mắc của khách hàng.</w:t>
            </w:r>
          </w:p>
        </w:tc>
      </w:tr>
      <w:tr w:rsidR="00E932DA" w14:paraId="12F8E97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E923D" w14:textId="77777777" w:rsidR="00E932DA" w:rsidRDefault="00E932DA">
            <w:pPr>
              <w:spacing w:line="240" w:lineRule="auto"/>
              <w:rPr>
                <w:rFonts w:eastAsia="Times New Roman" w:cs="Times New Roman"/>
                <w:szCs w:val="26"/>
              </w:rPr>
            </w:pPr>
            <w:r>
              <w:rPr>
                <w:rFonts w:eastAsia="Times New Roman" w:cs="Times New Roman"/>
                <w:color w:val="000000"/>
                <w:szCs w:val="26"/>
              </w:rPr>
              <w:t>Alternative flows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D23F2"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1099A369"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01E17"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F3F3B"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3CED1A0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EB8FA" w14:textId="77777777" w:rsidR="00E932DA" w:rsidRDefault="00E932DA">
            <w:pPr>
              <w:spacing w:line="240" w:lineRule="auto"/>
              <w:rPr>
                <w:rFonts w:eastAsia="Times New Roman" w:cs="Times New Roman"/>
                <w:szCs w:val="26"/>
              </w:rPr>
            </w:pPr>
            <w:r>
              <w:rPr>
                <w:rFonts w:eastAsia="Times New Roman" w:cs="Times New Roman"/>
                <w:color w:val="000000"/>
                <w:szCs w:val="26"/>
              </w:rPr>
              <w:t>Business rules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B33C0"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0555529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B5640"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8D6CE"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6A0C1467" w14:textId="55EAEE4B" w:rsidR="00E932DA" w:rsidRDefault="00BF500E">
      <w:pPr>
        <w:spacing w:line="240" w:lineRule="auto"/>
        <w:rPr>
          <w:rFonts w:eastAsia="Times New Roman" w:cs="Times New Roman"/>
          <w:szCs w:val="26"/>
        </w:rPr>
      </w:pPr>
      <w:r>
        <w:rPr>
          <w:rFonts w:eastAsia="Times New Roman" w:cs="Times New Roman"/>
          <w:szCs w:val="26"/>
        </w:rPr>
        <w:t>Sơ đồ hoạt động:</w:t>
      </w:r>
    </w:p>
    <w:p w14:paraId="6E8BC54A" w14:textId="77777777" w:rsidR="003648D2" w:rsidRDefault="00BF500E" w:rsidP="003648D2">
      <w:pPr>
        <w:keepNext/>
        <w:spacing w:line="240" w:lineRule="auto"/>
      </w:pPr>
      <w:r>
        <w:rPr>
          <w:rFonts w:eastAsia="Times New Roman" w:cs="Times New Roman"/>
          <w:noProof/>
          <w:szCs w:val="26"/>
        </w:rPr>
        <w:drawing>
          <wp:inline distT="0" distB="0" distL="0" distR="0" wp14:anchorId="498EDE7D" wp14:editId="663BFEBC">
            <wp:extent cx="486727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ểu đồ không có tiêu đề-tư vấn khách hàng.jpg"/>
                    <pic:cNvPicPr/>
                  </pic:nvPicPr>
                  <pic:blipFill>
                    <a:blip r:embed="rId36">
                      <a:extLst>
                        <a:ext uri="{28A0092B-C50C-407E-A947-70E740481C1C}">
                          <a14:useLocalDpi xmlns:a14="http://schemas.microsoft.com/office/drawing/2010/main" val="0"/>
                        </a:ext>
                      </a:extLst>
                    </a:blip>
                    <a:stretch>
                      <a:fillRect/>
                    </a:stretch>
                  </pic:blipFill>
                  <pic:spPr>
                    <a:xfrm>
                      <a:off x="0" y="0"/>
                      <a:ext cx="4867275" cy="3057525"/>
                    </a:xfrm>
                    <a:prstGeom prst="rect">
                      <a:avLst/>
                    </a:prstGeom>
                  </pic:spPr>
                </pic:pic>
              </a:graphicData>
            </a:graphic>
          </wp:inline>
        </w:drawing>
      </w:r>
    </w:p>
    <w:p w14:paraId="30C49973" w14:textId="787C6099" w:rsidR="00BF500E" w:rsidRDefault="003648D2" w:rsidP="00152B01">
      <w:pPr>
        <w:pStyle w:val="Caption"/>
        <w:jc w:val="center"/>
        <w:rPr>
          <w:rFonts w:eastAsia="Times New Roman" w:cs="Times New Roman"/>
          <w:szCs w:val="26"/>
        </w:rPr>
      </w:pPr>
      <w:bookmarkStart w:id="51" w:name="_Toc166252774"/>
      <w:r>
        <w:t xml:space="preserve">Hình  </w:t>
      </w:r>
      <w:r w:rsidR="00AC5000">
        <w:fldChar w:fldCharType="begin"/>
      </w:r>
      <w:r w:rsidR="00AC5000">
        <w:instrText xml:space="preserve"> SEQ Hình_ \* ARABIC </w:instrText>
      </w:r>
      <w:r w:rsidR="00AC5000">
        <w:fldChar w:fldCharType="separate"/>
      </w:r>
      <w:r>
        <w:rPr>
          <w:noProof/>
        </w:rPr>
        <w:t>22</w:t>
      </w:r>
      <w:r w:rsidR="00AC5000">
        <w:rPr>
          <w:noProof/>
        </w:rPr>
        <w:fldChar w:fldCharType="end"/>
      </w:r>
      <w:r w:rsidR="00152B01">
        <w:rPr>
          <w:noProof/>
        </w:rPr>
        <w:t xml:space="preserve"> </w:t>
      </w:r>
      <w:r w:rsidR="00152B01" w:rsidRPr="00152B01">
        <w:rPr>
          <w:noProof/>
        </w:rPr>
        <w:t>Tư vấn khách hàng</w:t>
      </w:r>
      <w:bookmarkEnd w:id="51"/>
    </w:p>
    <w:p w14:paraId="6C77B33E" w14:textId="77777777" w:rsidR="00E932DA" w:rsidRDefault="00E932DA">
      <w:pPr>
        <w:spacing w:line="240" w:lineRule="auto"/>
        <w:rPr>
          <w:rFonts w:eastAsia="Times New Roman" w:cs="Times New Roman"/>
          <w:szCs w:val="26"/>
        </w:rPr>
      </w:pPr>
    </w:p>
    <w:p w14:paraId="74270E6A" w14:textId="5CF3E049" w:rsidR="00D9056D" w:rsidRDefault="00F8652C" w:rsidP="003648D2">
      <w:pPr>
        <w:pStyle w:val="Heading2"/>
        <w:rPr>
          <w:rFonts w:eastAsia="Times New Roman"/>
        </w:rPr>
      </w:pPr>
      <w:bookmarkStart w:id="52" w:name="_Toc166252809"/>
      <w:r>
        <w:rPr>
          <w:rFonts w:eastAsia="Times New Roman"/>
        </w:rPr>
        <w:lastRenderedPageBreak/>
        <w:t>Đặc tả use case mua hàng</w:t>
      </w:r>
      <w:bookmarkEnd w:id="52"/>
    </w:p>
    <w:p w14:paraId="12F0329B" w14:textId="63675BD5" w:rsidR="00152B01" w:rsidRPr="00152B01" w:rsidRDefault="00152B01" w:rsidP="00152B01">
      <w:pPr>
        <w:pStyle w:val="Heading3"/>
      </w:pPr>
      <w:bookmarkStart w:id="53" w:name="_Toc166252810"/>
      <w:r>
        <w:t>Đặc tả use case chọn sản phẩm cần mua</w:t>
      </w:r>
      <w:bookmarkEnd w:id="53"/>
    </w:p>
    <w:tbl>
      <w:tblPr>
        <w:tblW w:w="9350" w:type="dxa"/>
        <w:tblLayout w:type="fixed"/>
        <w:tblLook w:val="0400" w:firstRow="0" w:lastRow="0" w:firstColumn="0" w:lastColumn="0" w:noHBand="0" w:noVBand="1"/>
      </w:tblPr>
      <w:tblGrid>
        <w:gridCol w:w="2350"/>
        <w:gridCol w:w="7000"/>
      </w:tblGrid>
      <w:tr w:rsidR="00D9056D" w14:paraId="2BA6100A" w14:textId="77777777">
        <w:tc>
          <w:tcPr>
            <w:tcW w:w="2350" w:type="dxa"/>
            <w:tcBorders>
              <w:top w:val="single" w:sz="4" w:space="0" w:color="000000"/>
              <w:left w:val="single" w:sz="4" w:space="0" w:color="000000"/>
              <w:bottom w:val="single" w:sz="4" w:space="0" w:color="000000"/>
              <w:right w:val="single" w:sz="4" w:space="0" w:color="000000"/>
            </w:tcBorders>
          </w:tcPr>
          <w:p w14:paraId="1960F5CA"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7000" w:type="dxa"/>
            <w:tcBorders>
              <w:top w:val="single" w:sz="4" w:space="0" w:color="000000"/>
              <w:left w:val="single" w:sz="4" w:space="0" w:color="000000"/>
              <w:bottom w:val="single" w:sz="4" w:space="0" w:color="000000"/>
              <w:right w:val="single" w:sz="4" w:space="0" w:color="000000"/>
            </w:tcBorders>
          </w:tcPr>
          <w:p w14:paraId="37C214D5" w14:textId="77777777" w:rsidR="00D9056D" w:rsidRDefault="00D9056D">
            <w:pPr>
              <w:spacing w:line="240" w:lineRule="auto"/>
              <w:rPr>
                <w:rFonts w:eastAsia="Times New Roman" w:cs="Times New Roman"/>
                <w:szCs w:val="26"/>
              </w:rPr>
            </w:pPr>
            <w:r>
              <w:rPr>
                <w:rFonts w:eastAsia="Times New Roman" w:cs="Times New Roman"/>
                <w:szCs w:val="26"/>
              </w:rPr>
              <w:t>8.1</w:t>
            </w:r>
          </w:p>
        </w:tc>
      </w:tr>
      <w:tr w:rsidR="00D9056D" w14:paraId="4CE7AC25" w14:textId="77777777">
        <w:tc>
          <w:tcPr>
            <w:tcW w:w="2350" w:type="dxa"/>
            <w:tcBorders>
              <w:top w:val="single" w:sz="4" w:space="0" w:color="000000"/>
              <w:left w:val="single" w:sz="4" w:space="0" w:color="000000"/>
              <w:bottom w:val="single" w:sz="4" w:space="0" w:color="000000"/>
              <w:right w:val="single" w:sz="4" w:space="0" w:color="000000"/>
            </w:tcBorders>
          </w:tcPr>
          <w:p w14:paraId="1CC20F40"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7000" w:type="dxa"/>
            <w:tcBorders>
              <w:top w:val="single" w:sz="4" w:space="0" w:color="000000"/>
              <w:left w:val="single" w:sz="4" w:space="0" w:color="000000"/>
              <w:bottom w:val="single" w:sz="4" w:space="0" w:color="000000"/>
              <w:right w:val="single" w:sz="4" w:space="0" w:color="000000"/>
            </w:tcBorders>
          </w:tcPr>
          <w:p w14:paraId="5BCFC5E4" w14:textId="77777777" w:rsidR="00D9056D" w:rsidRDefault="00D9056D">
            <w:pPr>
              <w:spacing w:line="240" w:lineRule="auto"/>
              <w:rPr>
                <w:rFonts w:eastAsia="Times New Roman" w:cs="Times New Roman"/>
                <w:szCs w:val="26"/>
              </w:rPr>
            </w:pPr>
            <w:r>
              <w:rPr>
                <w:rFonts w:eastAsia="Times New Roman" w:cs="Times New Roman"/>
                <w:szCs w:val="26"/>
              </w:rPr>
              <w:t>Chọn sản phẩm cần mua</w:t>
            </w:r>
          </w:p>
        </w:tc>
      </w:tr>
      <w:tr w:rsidR="00D9056D" w14:paraId="00FFBCD9" w14:textId="77777777">
        <w:tc>
          <w:tcPr>
            <w:tcW w:w="2350" w:type="dxa"/>
            <w:tcBorders>
              <w:top w:val="single" w:sz="4" w:space="0" w:color="000000"/>
              <w:left w:val="single" w:sz="4" w:space="0" w:color="000000"/>
              <w:bottom w:val="single" w:sz="4" w:space="0" w:color="000000"/>
              <w:right w:val="single" w:sz="4" w:space="0" w:color="000000"/>
            </w:tcBorders>
          </w:tcPr>
          <w:p w14:paraId="6EC3EBFE"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7000" w:type="dxa"/>
            <w:tcBorders>
              <w:top w:val="single" w:sz="4" w:space="0" w:color="000000"/>
              <w:left w:val="single" w:sz="4" w:space="0" w:color="000000"/>
              <w:bottom w:val="single" w:sz="4" w:space="0" w:color="000000"/>
              <w:right w:val="single" w:sz="4" w:space="0" w:color="000000"/>
            </w:tcBorders>
          </w:tcPr>
          <w:p w14:paraId="6D416655" w14:textId="77777777" w:rsidR="00D9056D" w:rsidRDefault="00D9056D">
            <w:pPr>
              <w:spacing w:line="240" w:lineRule="auto"/>
              <w:rPr>
                <w:rFonts w:eastAsia="Times New Roman" w:cs="Times New Roman"/>
                <w:szCs w:val="26"/>
              </w:rPr>
            </w:pPr>
            <w:r>
              <w:rPr>
                <w:rFonts w:eastAsia="Times New Roman" w:cs="Times New Roman"/>
                <w:szCs w:val="26"/>
              </w:rPr>
              <w:t xml:space="preserve">Tôi là khách hàng, tôi muốn mua sản phẩm </w:t>
            </w:r>
          </w:p>
        </w:tc>
      </w:tr>
      <w:tr w:rsidR="00D9056D" w14:paraId="0BC689EB" w14:textId="77777777">
        <w:tc>
          <w:tcPr>
            <w:tcW w:w="2350" w:type="dxa"/>
            <w:tcBorders>
              <w:top w:val="single" w:sz="4" w:space="0" w:color="000000"/>
              <w:left w:val="single" w:sz="4" w:space="0" w:color="000000"/>
              <w:bottom w:val="single" w:sz="4" w:space="0" w:color="000000"/>
              <w:right w:val="single" w:sz="4" w:space="0" w:color="000000"/>
            </w:tcBorders>
          </w:tcPr>
          <w:p w14:paraId="6DFC8EF2"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7000" w:type="dxa"/>
            <w:tcBorders>
              <w:top w:val="single" w:sz="4" w:space="0" w:color="000000"/>
              <w:left w:val="single" w:sz="4" w:space="0" w:color="000000"/>
              <w:bottom w:val="single" w:sz="4" w:space="0" w:color="000000"/>
              <w:right w:val="single" w:sz="4" w:space="0" w:color="000000"/>
            </w:tcBorders>
          </w:tcPr>
          <w:p w14:paraId="0D04CA03" w14:textId="77777777" w:rsidR="00D9056D" w:rsidRDefault="00D9056D">
            <w:pPr>
              <w:spacing w:line="240" w:lineRule="auto"/>
              <w:rPr>
                <w:rFonts w:eastAsia="Times New Roman" w:cs="Times New Roman"/>
                <w:szCs w:val="26"/>
              </w:rPr>
            </w:pPr>
            <w:r>
              <w:rPr>
                <w:rFonts w:eastAsia="Times New Roman" w:cs="Times New Roman"/>
                <w:szCs w:val="26"/>
              </w:rPr>
              <w:t xml:space="preserve">Khách hàng </w:t>
            </w:r>
          </w:p>
        </w:tc>
      </w:tr>
      <w:tr w:rsidR="00D9056D" w14:paraId="429FD215" w14:textId="77777777">
        <w:tc>
          <w:tcPr>
            <w:tcW w:w="2350" w:type="dxa"/>
            <w:tcBorders>
              <w:top w:val="single" w:sz="4" w:space="0" w:color="000000"/>
              <w:left w:val="single" w:sz="4" w:space="0" w:color="000000"/>
              <w:bottom w:val="single" w:sz="4" w:space="0" w:color="000000"/>
              <w:right w:val="single" w:sz="4" w:space="0" w:color="000000"/>
            </w:tcBorders>
          </w:tcPr>
          <w:p w14:paraId="5AA5B205"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7000" w:type="dxa"/>
            <w:tcBorders>
              <w:top w:val="single" w:sz="4" w:space="0" w:color="000000"/>
              <w:left w:val="single" w:sz="4" w:space="0" w:color="000000"/>
              <w:bottom w:val="single" w:sz="4" w:space="0" w:color="000000"/>
              <w:right w:val="single" w:sz="4" w:space="0" w:color="000000"/>
            </w:tcBorders>
          </w:tcPr>
          <w:p w14:paraId="21AB45C1"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47F6B130" w14:textId="77777777">
        <w:tc>
          <w:tcPr>
            <w:tcW w:w="2350" w:type="dxa"/>
            <w:tcBorders>
              <w:top w:val="single" w:sz="4" w:space="0" w:color="000000"/>
              <w:left w:val="single" w:sz="4" w:space="0" w:color="000000"/>
              <w:bottom w:val="single" w:sz="4" w:space="0" w:color="000000"/>
              <w:right w:val="single" w:sz="4" w:space="0" w:color="000000"/>
            </w:tcBorders>
          </w:tcPr>
          <w:p w14:paraId="084B48B9"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7000" w:type="dxa"/>
            <w:tcBorders>
              <w:top w:val="single" w:sz="4" w:space="0" w:color="000000"/>
              <w:left w:val="single" w:sz="4" w:space="0" w:color="000000"/>
              <w:bottom w:val="single" w:sz="4" w:space="0" w:color="000000"/>
              <w:right w:val="single" w:sz="4" w:space="0" w:color="000000"/>
            </w:tcBorders>
          </w:tcPr>
          <w:p w14:paraId="4B31938F" w14:textId="77777777" w:rsidR="00D9056D" w:rsidRDefault="00D9056D">
            <w:pPr>
              <w:spacing w:line="240" w:lineRule="auto"/>
              <w:rPr>
                <w:rFonts w:eastAsia="Times New Roman" w:cs="Times New Roman"/>
                <w:szCs w:val="26"/>
              </w:rPr>
            </w:pPr>
            <w:r>
              <w:rPr>
                <w:rFonts w:eastAsia="Times New Roman" w:cs="Times New Roman"/>
                <w:color w:val="000000"/>
                <w:szCs w:val="26"/>
              </w:rPr>
              <w:t xml:space="preserve">Người dùng chọn vào nút “Thêm vào giỏ hàng” </w:t>
            </w:r>
          </w:p>
        </w:tc>
      </w:tr>
      <w:tr w:rsidR="00D9056D" w14:paraId="68947C08" w14:textId="77777777">
        <w:trPr>
          <w:trHeight w:val="727"/>
        </w:trPr>
        <w:tc>
          <w:tcPr>
            <w:tcW w:w="2350" w:type="dxa"/>
            <w:tcBorders>
              <w:top w:val="single" w:sz="4" w:space="0" w:color="000000"/>
              <w:left w:val="single" w:sz="4" w:space="0" w:color="000000"/>
              <w:bottom w:val="single" w:sz="4" w:space="0" w:color="000000"/>
              <w:right w:val="single" w:sz="4" w:space="0" w:color="000000"/>
            </w:tcBorders>
          </w:tcPr>
          <w:p w14:paraId="5DF848EA"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7000" w:type="dxa"/>
            <w:tcBorders>
              <w:top w:val="single" w:sz="4" w:space="0" w:color="000000"/>
              <w:left w:val="single" w:sz="4" w:space="0" w:color="000000"/>
              <w:bottom w:val="single" w:sz="4" w:space="0" w:color="000000"/>
              <w:right w:val="single" w:sz="4" w:space="0" w:color="000000"/>
            </w:tcBorders>
          </w:tcPr>
          <w:p w14:paraId="191227FB"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w:t>
            </w:r>
            <w:r>
              <w:rPr>
                <w:rFonts w:eastAsia="Times New Roman" w:cs="Times New Roman"/>
                <w:szCs w:val="26"/>
              </w:rPr>
              <w:t xml:space="preserve"> xem</w:t>
            </w:r>
            <w:r>
              <w:rPr>
                <w:rFonts w:eastAsia="Times New Roman" w:cs="Times New Roman"/>
                <w:color w:val="000000"/>
                <w:szCs w:val="26"/>
              </w:rPr>
              <w:t xml:space="preserve"> sản phẩm muốn mua</w:t>
            </w:r>
          </w:p>
        </w:tc>
      </w:tr>
      <w:tr w:rsidR="00D9056D" w14:paraId="197FDAFF" w14:textId="77777777">
        <w:tc>
          <w:tcPr>
            <w:tcW w:w="2350" w:type="dxa"/>
            <w:tcBorders>
              <w:top w:val="single" w:sz="4" w:space="0" w:color="000000"/>
              <w:left w:val="single" w:sz="4" w:space="0" w:color="000000"/>
              <w:bottom w:val="single" w:sz="4" w:space="0" w:color="000000"/>
              <w:right w:val="single" w:sz="4" w:space="0" w:color="000000"/>
            </w:tcBorders>
          </w:tcPr>
          <w:p w14:paraId="2367336C"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7000" w:type="dxa"/>
            <w:tcBorders>
              <w:top w:val="single" w:sz="4" w:space="0" w:color="000000"/>
              <w:left w:val="single" w:sz="4" w:space="0" w:color="000000"/>
              <w:bottom w:val="single" w:sz="4" w:space="0" w:color="000000"/>
              <w:right w:val="single" w:sz="4" w:space="0" w:color="000000"/>
            </w:tcBorders>
          </w:tcPr>
          <w:p w14:paraId="492C7B05"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thêm sản phẩm vào giỏ hàng của người dùng</w:t>
            </w:r>
          </w:p>
          <w:p w14:paraId="4A783EEA"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thông báo xác nhận cho người dùng</w:t>
            </w:r>
          </w:p>
          <w:p w14:paraId="02127785"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cập nhật số lượng sản phẩm</w:t>
            </w:r>
          </w:p>
        </w:tc>
      </w:tr>
      <w:tr w:rsidR="00D9056D" w14:paraId="09146E78" w14:textId="77777777">
        <w:tc>
          <w:tcPr>
            <w:tcW w:w="2350" w:type="dxa"/>
            <w:tcBorders>
              <w:top w:val="single" w:sz="4" w:space="0" w:color="000000"/>
              <w:left w:val="single" w:sz="4" w:space="0" w:color="000000"/>
              <w:bottom w:val="single" w:sz="4" w:space="0" w:color="000000"/>
              <w:right w:val="single" w:sz="4" w:space="0" w:color="000000"/>
            </w:tcBorders>
          </w:tcPr>
          <w:p w14:paraId="59012C86"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7000" w:type="dxa"/>
            <w:tcBorders>
              <w:top w:val="single" w:sz="4" w:space="0" w:color="000000"/>
              <w:left w:val="single" w:sz="4" w:space="0" w:color="000000"/>
              <w:bottom w:val="single" w:sz="4" w:space="0" w:color="000000"/>
              <w:right w:val="single" w:sz="4" w:space="0" w:color="000000"/>
            </w:tcBorders>
          </w:tcPr>
          <w:p w14:paraId="1D15F0E4"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vào lo</w:t>
            </w:r>
            <w:r>
              <w:rPr>
                <w:rFonts w:eastAsia="Times New Roman" w:cs="Times New Roman"/>
                <w:szCs w:val="26"/>
              </w:rPr>
              <w:t xml:space="preserve">ại </w:t>
            </w:r>
            <w:r>
              <w:rPr>
                <w:rFonts w:eastAsia="Times New Roman" w:cs="Times New Roman"/>
                <w:color w:val="000000"/>
                <w:szCs w:val="26"/>
              </w:rPr>
              <w:t>sản phẩm muốn mua</w:t>
            </w:r>
          </w:p>
          <w:p w14:paraId="6DC716FE"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số lượng sản phẩm muốn mua</w:t>
            </w:r>
          </w:p>
          <w:p w14:paraId="09CA090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nút “Thêm vào giỏ hàng”</w:t>
            </w:r>
          </w:p>
          <w:p w14:paraId="26C85996"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kiểm tra số lượng sản phẩm trong kho</w:t>
            </w:r>
          </w:p>
          <w:p w14:paraId="6F218A6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gửi thông báo tới khách hàng</w:t>
            </w:r>
          </w:p>
          <w:p w14:paraId="74C6C8F6"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xác nhận đơn hàng</w:t>
            </w:r>
          </w:p>
          <w:p w14:paraId="09186CD9"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w:t>
            </w:r>
            <w:r>
              <w:rPr>
                <w:rFonts w:eastAsia="Times New Roman" w:cs="Times New Roman"/>
                <w:szCs w:val="26"/>
              </w:rPr>
              <w:t>Đã thêm vào giỏ</w:t>
            </w:r>
            <w:r>
              <w:rPr>
                <w:rFonts w:eastAsia="Times New Roman" w:cs="Times New Roman"/>
                <w:color w:val="000000"/>
                <w:szCs w:val="26"/>
              </w:rPr>
              <w:t>”</w:t>
            </w:r>
          </w:p>
        </w:tc>
      </w:tr>
      <w:tr w:rsidR="00D9056D" w14:paraId="0E4DC968" w14:textId="77777777">
        <w:trPr>
          <w:trHeight w:val="435"/>
        </w:trPr>
        <w:tc>
          <w:tcPr>
            <w:tcW w:w="2350" w:type="dxa"/>
            <w:tcBorders>
              <w:top w:val="single" w:sz="4" w:space="0" w:color="000000"/>
              <w:left w:val="single" w:sz="4" w:space="0" w:color="000000"/>
              <w:bottom w:val="single" w:sz="4" w:space="0" w:color="000000"/>
              <w:right w:val="single" w:sz="4" w:space="0" w:color="000000"/>
            </w:tcBorders>
          </w:tcPr>
          <w:p w14:paraId="6FDE9675"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7000" w:type="dxa"/>
            <w:tcBorders>
              <w:top w:val="single" w:sz="4" w:space="0" w:color="000000"/>
              <w:left w:val="single" w:sz="4" w:space="0" w:color="000000"/>
              <w:bottom w:val="single" w:sz="4" w:space="0" w:color="000000"/>
              <w:right w:val="single" w:sz="4" w:space="0" w:color="000000"/>
            </w:tcBorders>
          </w:tcPr>
          <w:p w14:paraId="493EEE6E"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4299D0C9" w14:textId="77777777">
        <w:tc>
          <w:tcPr>
            <w:tcW w:w="2350" w:type="dxa"/>
            <w:tcBorders>
              <w:top w:val="single" w:sz="4" w:space="0" w:color="000000"/>
              <w:left w:val="single" w:sz="4" w:space="0" w:color="000000"/>
              <w:bottom w:val="single" w:sz="4" w:space="0" w:color="000000"/>
              <w:right w:val="single" w:sz="4" w:space="0" w:color="000000"/>
            </w:tcBorders>
          </w:tcPr>
          <w:p w14:paraId="59344D48"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7000" w:type="dxa"/>
            <w:tcBorders>
              <w:top w:val="single" w:sz="4" w:space="0" w:color="000000"/>
              <w:left w:val="single" w:sz="4" w:space="0" w:color="000000"/>
              <w:bottom w:val="single" w:sz="4" w:space="0" w:color="000000"/>
              <w:right w:val="single" w:sz="4" w:space="0" w:color="000000"/>
            </w:tcBorders>
          </w:tcPr>
          <w:p w14:paraId="4685AD54" w14:textId="77777777" w:rsidR="00D9056D" w:rsidRDefault="00D9056D">
            <w:pPr>
              <w:spacing w:after="0" w:line="240" w:lineRule="auto"/>
              <w:rPr>
                <w:rFonts w:eastAsia="Times New Roman" w:cs="Times New Roman"/>
                <w:szCs w:val="26"/>
              </w:rPr>
            </w:pPr>
            <w:r>
              <w:rPr>
                <w:rFonts w:eastAsia="Times New Roman" w:cs="Times New Roman"/>
                <w:szCs w:val="26"/>
              </w:rPr>
              <w:t>3a. Nếu hệ thống gặp lỗi khi thêm sản phẩm hoặc mua sản phẩm, hệ thống hiển thị thông báo “Lỗi !!!” và kết thúc</w:t>
            </w:r>
          </w:p>
          <w:p w14:paraId="1157581E" w14:textId="77777777" w:rsidR="00D9056D" w:rsidRDefault="00D9056D">
            <w:pPr>
              <w:spacing w:after="0" w:line="240" w:lineRule="auto"/>
              <w:rPr>
                <w:rFonts w:eastAsia="Times New Roman" w:cs="Times New Roman"/>
                <w:szCs w:val="26"/>
              </w:rPr>
            </w:pPr>
            <w:r>
              <w:rPr>
                <w:rFonts w:eastAsia="Times New Roman" w:cs="Times New Roman"/>
                <w:szCs w:val="26"/>
              </w:rPr>
              <w:t>5a. Nếu số lượng sản phẩm trong kho không đủ, hệ thống hiển thị thông báo “Số lượng không đủ” và kết thúc</w:t>
            </w:r>
          </w:p>
          <w:p w14:paraId="5EDC4040" w14:textId="77777777" w:rsidR="00D9056D" w:rsidRDefault="00D9056D">
            <w:pPr>
              <w:spacing w:after="0" w:line="240" w:lineRule="auto"/>
              <w:rPr>
                <w:rFonts w:eastAsia="Times New Roman" w:cs="Times New Roman"/>
                <w:szCs w:val="26"/>
              </w:rPr>
            </w:pPr>
            <w:r>
              <w:rPr>
                <w:rFonts w:eastAsia="Times New Roman" w:cs="Times New Roman"/>
                <w:szCs w:val="26"/>
              </w:rPr>
              <w:t>7a. Nếu quá trình xác nhận đơn hàng gặp gián đoạn,hệ thống thông báo “Thêm không thành công” và kết thúc</w:t>
            </w:r>
          </w:p>
        </w:tc>
      </w:tr>
      <w:tr w:rsidR="00D9056D" w14:paraId="32952ED2" w14:textId="77777777">
        <w:tc>
          <w:tcPr>
            <w:tcW w:w="2350" w:type="dxa"/>
            <w:tcBorders>
              <w:top w:val="single" w:sz="4" w:space="0" w:color="000000"/>
              <w:left w:val="single" w:sz="4" w:space="0" w:color="000000"/>
              <w:bottom w:val="single" w:sz="4" w:space="0" w:color="000000"/>
              <w:right w:val="single" w:sz="4" w:space="0" w:color="000000"/>
            </w:tcBorders>
          </w:tcPr>
          <w:p w14:paraId="21EB7A53"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7000" w:type="dxa"/>
            <w:tcBorders>
              <w:top w:val="single" w:sz="4" w:space="0" w:color="000000"/>
              <w:left w:val="single" w:sz="4" w:space="0" w:color="000000"/>
              <w:bottom w:val="single" w:sz="4" w:space="0" w:color="000000"/>
              <w:right w:val="single" w:sz="4" w:space="0" w:color="000000"/>
            </w:tcBorders>
          </w:tcPr>
          <w:p w14:paraId="61C08AAE"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40F484D4" w14:textId="77777777">
        <w:tc>
          <w:tcPr>
            <w:tcW w:w="2350" w:type="dxa"/>
            <w:tcBorders>
              <w:top w:val="single" w:sz="4" w:space="0" w:color="000000"/>
              <w:left w:val="single" w:sz="4" w:space="0" w:color="000000"/>
              <w:bottom w:val="single" w:sz="4" w:space="0" w:color="000000"/>
              <w:right w:val="single" w:sz="4" w:space="0" w:color="000000"/>
            </w:tcBorders>
          </w:tcPr>
          <w:p w14:paraId="20320090"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7000" w:type="dxa"/>
            <w:tcBorders>
              <w:top w:val="single" w:sz="4" w:space="0" w:color="000000"/>
              <w:left w:val="single" w:sz="4" w:space="0" w:color="000000"/>
              <w:bottom w:val="single" w:sz="4" w:space="0" w:color="000000"/>
              <w:right w:val="single" w:sz="4" w:space="0" w:color="000000"/>
            </w:tcBorders>
          </w:tcPr>
          <w:p w14:paraId="394C58B9"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7F9887C3" w14:textId="77777777" w:rsidR="00D9056D" w:rsidRDefault="00D9056D">
      <w:pPr>
        <w:rPr>
          <w:rFonts w:eastAsia="Times New Roman" w:cs="Times New Roman"/>
          <w:szCs w:val="26"/>
        </w:rPr>
      </w:pPr>
    </w:p>
    <w:p w14:paraId="638982D2" w14:textId="77777777" w:rsidR="003648D2" w:rsidRDefault="00D9056D" w:rsidP="003648D2">
      <w:pPr>
        <w:keepNext/>
        <w:pBdr>
          <w:top w:val="nil"/>
          <w:left w:val="nil"/>
          <w:bottom w:val="nil"/>
          <w:right w:val="nil"/>
          <w:between w:val="nil"/>
        </w:pBdr>
        <w:spacing w:line="240" w:lineRule="auto"/>
      </w:pPr>
      <w:r>
        <w:rPr>
          <w:rFonts w:eastAsia="Times New Roman" w:cs="Times New Roman"/>
          <w:noProof/>
          <w:sz w:val="24"/>
          <w:szCs w:val="24"/>
        </w:rPr>
        <w:lastRenderedPageBreak/>
        <w:drawing>
          <wp:inline distT="114300" distB="114300" distL="114300" distR="114300" wp14:anchorId="398A25C3" wp14:editId="03D78A5A">
            <wp:extent cx="5943600" cy="55880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943600" cy="5588000"/>
                    </a:xfrm>
                    <a:prstGeom prst="rect">
                      <a:avLst/>
                    </a:prstGeom>
                    <a:ln/>
                  </pic:spPr>
                </pic:pic>
              </a:graphicData>
            </a:graphic>
          </wp:inline>
        </w:drawing>
      </w:r>
    </w:p>
    <w:p w14:paraId="199D4060" w14:textId="0A4439A7" w:rsidR="00D9056D" w:rsidRDefault="003648D2" w:rsidP="00152B01">
      <w:pPr>
        <w:pStyle w:val="Caption"/>
        <w:jc w:val="center"/>
        <w:rPr>
          <w:rFonts w:eastAsia="Times New Roman" w:cs="Times New Roman"/>
          <w:color w:val="000000"/>
          <w:sz w:val="24"/>
          <w:szCs w:val="24"/>
        </w:rPr>
      </w:pPr>
      <w:bookmarkStart w:id="54" w:name="_Toc166252775"/>
      <w:r>
        <w:t xml:space="preserve">Hình  </w:t>
      </w:r>
      <w:r w:rsidR="00AC5000">
        <w:fldChar w:fldCharType="begin"/>
      </w:r>
      <w:r w:rsidR="00AC5000">
        <w:instrText xml:space="preserve"> SEQ Hình_ \* ARABIC </w:instrText>
      </w:r>
      <w:r w:rsidR="00AC5000">
        <w:fldChar w:fldCharType="separate"/>
      </w:r>
      <w:r>
        <w:rPr>
          <w:noProof/>
        </w:rPr>
        <w:t>23</w:t>
      </w:r>
      <w:r w:rsidR="00AC5000">
        <w:rPr>
          <w:noProof/>
        </w:rPr>
        <w:fldChar w:fldCharType="end"/>
      </w:r>
      <w:r w:rsidR="00152B01">
        <w:rPr>
          <w:noProof/>
        </w:rPr>
        <w:t xml:space="preserve"> AD </w:t>
      </w:r>
      <w:r w:rsidR="00152B01">
        <w:rPr>
          <w:rFonts w:eastAsia="Times New Roman" w:cs="Times New Roman"/>
          <w:szCs w:val="26"/>
        </w:rPr>
        <w:t>Chọn sản phẩm cần mua</w:t>
      </w:r>
      <w:bookmarkEnd w:id="54"/>
    </w:p>
    <w:p w14:paraId="40BB5228" w14:textId="4127C3B0" w:rsidR="00D9056D" w:rsidRDefault="00152B01" w:rsidP="00152B01">
      <w:pPr>
        <w:pStyle w:val="Heading3"/>
        <w:rPr>
          <w:rFonts w:eastAsia="Times New Roman"/>
        </w:rPr>
      </w:pPr>
      <w:bookmarkStart w:id="55" w:name="_Toc166252811"/>
      <w:r>
        <w:rPr>
          <w:rFonts w:eastAsia="Times New Roman"/>
        </w:rPr>
        <w:t>Đặc tả use case t</w:t>
      </w:r>
      <w:r w:rsidR="00D9056D">
        <w:rPr>
          <w:rFonts w:eastAsia="Times New Roman"/>
        </w:rPr>
        <w:t>hanh toán mua hàng</w:t>
      </w:r>
      <w:bookmarkEnd w:id="55"/>
    </w:p>
    <w:tbl>
      <w:tblPr>
        <w:tblW w:w="9350" w:type="dxa"/>
        <w:tblLayout w:type="fixed"/>
        <w:tblLook w:val="0400" w:firstRow="0" w:lastRow="0" w:firstColumn="0" w:lastColumn="0" w:noHBand="0" w:noVBand="1"/>
      </w:tblPr>
      <w:tblGrid>
        <w:gridCol w:w="2612"/>
        <w:gridCol w:w="6738"/>
      </w:tblGrid>
      <w:tr w:rsidR="00D9056D" w14:paraId="20C8B015" w14:textId="77777777">
        <w:tc>
          <w:tcPr>
            <w:tcW w:w="2612" w:type="dxa"/>
            <w:tcBorders>
              <w:top w:val="single" w:sz="4" w:space="0" w:color="000000"/>
              <w:left w:val="single" w:sz="4" w:space="0" w:color="000000"/>
              <w:bottom w:val="single" w:sz="4" w:space="0" w:color="000000"/>
              <w:right w:val="single" w:sz="4" w:space="0" w:color="000000"/>
            </w:tcBorders>
          </w:tcPr>
          <w:p w14:paraId="6D4B939B"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6738" w:type="dxa"/>
            <w:tcBorders>
              <w:top w:val="single" w:sz="4" w:space="0" w:color="000000"/>
              <w:left w:val="single" w:sz="4" w:space="0" w:color="000000"/>
              <w:bottom w:val="single" w:sz="4" w:space="0" w:color="000000"/>
              <w:right w:val="single" w:sz="4" w:space="0" w:color="000000"/>
            </w:tcBorders>
          </w:tcPr>
          <w:p w14:paraId="076AA1AA" w14:textId="77777777" w:rsidR="00D9056D" w:rsidRDefault="00D9056D">
            <w:pPr>
              <w:spacing w:line="240" w:lineRule="auto"/>
              <w:rPr>
                <w:rFonts w:eastAsia="Times New Roman" w:cs="Times New Roman"/>
                <w:szCs w:val="26"/>
              </w:rPr>
            </w:pPr>
            <w:r>
              <w:rPr>
                <w:rFonts w:eastAsia="Times New Roman" w:cs="Times New Roman"/>
                <w:szCs w:val="26"/>
              </w:rPr>
              <w:t>8.2</w:t>
            </w:r>
          </w:p>
        </w:tc>
      </w:tr>
      <w:tr w:rsidR="00D9056D" w14:paraId="5FCBDE96" w14:textId="77777777">
        <w:tc>
          <w:tcPr>
            <w:tcW w:w="2612" w:type="dxa"/>
            <w:tcBorders>
              <w:top w:val="single" w:sz="4" w:space="0" w:color="000000"/>
              <w:left w:val="single" w:sz="4" w:space="0" w:color="000000"/>
              <w:bottom w:val="single" w:sz="4" w:space="0" w:color="000000"/>
              <w:right w:val="single" w:sz="4" w:space="0" w:color="000000"/>
            </w:tcBorders>
          </w:tcPr>
          <w:p w14:paraId="4E17C761"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6738" w:type="dxa"/>
            <w:tcBorders>
              <w:top w:val="single" w:sz="4" w:space="0" w:color="000000"/>
              <w:left w:val="single" w:sz="4" w:space="0" w:color="000000"/>
              <w:bottom w:val="single" w:sz="4" w:space="0" w:color="000000"/>
              <w:right w:val="single" w:sz="4" w:space="0" w:color="000000"/>
            </w:tcBorders>
          </w:tcPr>
          <w:p w14:paraId="0148C576" w14:textId="77777777" w:rsidR="00D9056D" w:rsidRDefault="00D9056D">
            <w:pPr>
              <w:spacing w:line="240" w:lineRule="auto"/>
              <w:rPr>
                <w:rFonts w:eastAsia="Times New Roman" w:cs="Times New Roman"/>
                <w:szCs w:val="26"/>
              </w:rPr>
            </w:pPr>
            <w:r>
              <w:rPr>
                <w:rFonts w:eastAsia="Times New Roman" w:cs="Times New Roman"/>
                <w:szCs w:val="26"/>
              </w:rPr>
              <w:t>Thanh toán mua hàng</w:t>
            </w:r>
          </w:p>
        </w:tc>
      </w:tr>
      <w:tr w:rsidR="00D9056D" w14:paraId="2CF2C05E" w14:textId="77777777">
        <w:tc>
          <w:tcPr>
            <w:tcW w:w="2612" w:type="dxa"/>
            <w:tcBorders>
              <w:top w:val="single" w:sz="4" w:space="0" w:color="000000"/>
              <w:left w:val="single" w:sz="4" w:space="0" w:color="000000"/>
              <w:bottom w:val="single" w:sz="4" w:space="0" w:color="000000"/>
              <w:right w:val="single" w:sz="4" w:space="0" w:color="000000"/>
            </w:tcBorders>
          </w:tcPr>
          <w:p w14:paraId="2B270C7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6738" w:type="dxa"/>
            <w:tcBorders>
              <w:top w:val="single" w:sz="4" w:space="0" w:color="000000"/>
              <w:left w:val="single" w:sz="4" w:space="0" w:color="000000"/>
              <w:bottom w:val="single" w:sz="4" w:space="0" w:color="000000"/>
              <w:right w:val="single" w:sz="4" w:space="0" w:color="000000"/>
            </w:tcBorders>
          </w:tcPr>
          <w:p w14:paraId="14160CB9" w14:textId="77777777" w:rsidR="00D9056D" w:rsidRDefault="00D9056D">
            <w:pPr>
              <w:spacing w:line="240" w:lineRule="auto"/>
              <w:rPr>
                <w:rFonts w:eastAsia="Times New Roman" w:cs="Times New Roman"/>
                <w:szCs w:val="26"/>
              </w:rPr>
            </w:pPr>
            <w:r>
              <w:rPr>
                <w:rFonts w:eastAsia="Times New Roman" w:cs="Times New Roman"/>
                <w:szCs w:val="26"/>
              </w:rPr>
              <w:t xml:space="preserve">Là khách hàng, tôi muốn thanh toán mua hàng </w:t>
            </w:r>
          </w:p>
        </w:tc>
      </w:tr>
      <w:tr w:rsidR="00D9056D" w14:paraId="11DA18AA" w14:textId="77777777">
        <w:tc>
          <w:tcPr>
            <w:tcW w:w="2612" w:type="dxa"/>
            <w:tcBorders>
              <w:top w:val="single" w:sz="4" w:space="0" w:color="000000"/>
              <w:left w:val="single" w:sz="4" w:space="0" w:color="000000"/>
              <w:bottom w:val="single" w:sz="4" w:space="0" w:color="000000"/>
              <w:right w:val="single" w:sz="4" w:space="0" w:color="000000"/>
            </w:tcBorders>
          </w:tcPr>
          <w:p w14:paraId="77CAA199"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6738" w:type="dxa"/>
            <w:tcBorders>
              <w:top w:val="single" w:sz="4" w:space="0" w:color="000000"/>
              <w:left w:val="single" w:sz="4" w:space="0" w:color="000000"/>
              <w:bottom w:val="single" w:sz="4" w:space="0" w:color="000000"/>
              <w:right w:val="single" w:sz="4" w:space="0" w:color="000000"/>
            </w:tcBorders>
          </w:tcPr>
          <w:p w14:paraId="33A6676A" w14:textId="77777777" w:rsidR="00D9056D" w:rsidRDefault="00D9056D">
            <w:pPr>
              <w:spacing w:line="240" w:lineRule="auto"/>
              <w:rPr>
                <w:rFonts w:eastAsia="Times New Roman" w:cs="Times New Roman"/>
                <w:szCs w:val="26"/>
              </w:rPr>
            </w:pPr>
            <w:r>
              <w:rPr>
                <w:rFonts w:eastAsia="Times New Roman" w:cs="Times New Roman"/>
                <w:szCs w:val="26"/>
              </w:rPr>
              <w:t xml:space="preserve">Khách hàng </w:t>
            </w:r>
          </w:p>
        </w:tc>
      </w:tr>
      <w:tr w:rsidR="00D9056D" w14:paraId="321B20AC" w14:textId="77777777">
        <w:tc>
          <w:tcPr>
            <w:tcW w:w="2612" w:type="dxa"/>
            <w:tcBorders>
              <w:top w:val="single" w:sz="4" w:space="0" w:color="000000"/>
              <w:left w:val="single" w:sz="4" w:space="0" w:color="000000"/>
              <w:bottom w:val="single" w:sz="4" w:space="0" w:color="000000"/>
              <w:right w:val="single" w:sz="4" w:space="0" w:color="000000"/>
            </w:tcBorders>
          </w:tcPr>
          <w:p w14:paraId="76F0EC59"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6738" w:type="dxa"/>
            <w:tcBorders>
              <w:top w:val="single" w:sz="4" w:space="0" w:color="000000"/>
              <w:left w:val="single" w:sz="4" w:space="0" w:color="000000"/>
              <w:bottom w:val="single" w:sz="4" w:space="0" w:color="000000"/>
              <w:right w:val="single" w:sz="4" w:space="0" w:color="000000"/>
            </w:tcBorders>
          </w:tcPr>
          <w:p w14:paraId="13A81430"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4EBF61DE" w14:textId="77777777">
        <w:tc>
          <w:tcPr>
            <w:tcW w:w="2612" w:type="dxa"/>
            <w:tcBorders>
              <w:top w:val="single" w:sz="4" w:space="0" w:color="000000"/>
              <w:left w:val="single" w:sz="4" w:space="0" w:color="000000"/>
              <w:bottom w:val="single" w:sz="4" w:space="0" w:color="000000"/>
              <w:right w:val="single" w:sz="4" w:space="0" w:color="000000"/>
            </w:tcBorders>
          </w:tcPr>
          <w:p w14:paraId="55C138E8"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6738" w:type="dxa"/>
            <w:tcBorders>
              <w:top w:val="single" w:sz="4" w:space="0" w:color="000000"/>
              <w:left w:val="single" w:sz="4" w:space="0" w:color="000000"/>
              <w:bottom w:val="single" w:sz="4" w:space="0" w:color="000000"/>
              <w:right w:val="single" w:sz="4" w:space="0" w:color="000000"/>
            </w:tcBorders>
          </w:tcPr>
          <w:p w14:paraId="70B0EEA0" w14:textId="77777777" w:rsidR="00D9056D" w:rsidRDefault="00D9056D">
            <w:pPr>
              <w:spacing w:line="240" w:lineRule="auto"/>
              <w:rPr>
                <w:rFonts w:eastAsia="Times New Roman" w:cs="Times New Roman"/>
                <w:szCs w:val="26"/>
              </w:rPr>
            </w:pPr>
            <w:r>
              <w:rPr>
                <w:rFonts w:eastAsia="Times New Roman" w:cs="Times New Roman"/>
                <w:szCs w:val="26"/>
              </w:rPr>
              <w:t>Khách hàng</w:t>
            </w:r>
            <w:r>
              <w:rPr>
                <w:rFonts w:eastAsia="Times New Roman" w:cs="Times New Roman"/>
                <w:color w:val="000000"/>
                <w:szCs w:val="26"/>
              </w:rPr>
              <w:t xml:space="preserve"> chọn vào nút “Thanh toán đơn hàng” </w:t>
            </w:r>
          </w:p>
        </w:tc>
      </w:tr>
      <w:tr w:rsidR="00D9056D" w14:paraId="0055E092" w14:textId="77777777">
        <w:tc>
          <w:tcPr>
            <w:tcW w:w="2612" w:type="dxa"/>
            <w:tcBorders>
              <w:top w:val="single" w:sz="4" w:space="0" w:color="000000"/>
              <w:left w:val="single" w:sz="4" w:space="0" w:color="000000"/>
              <w:bottom w:val="single" w:sz="4" w:space="0" w:color="000000"/>
              <w:right w:val="single" w:sz="4" w:space="0" w:color="000000"/>
            </w:tcBorders>
          </w:tcPr>
          <w:p w14:paraId="1F1A514D"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6738" w:type="dxa"/>
            <w:tcBorders>
              <w:top w:val="single" w:sz="4" w:space="0" w:color="000000"/>
              <w:left w:val="single" w:sz="4" w:space="0" w:color="000000"/>
              <w:bottom w:val="single" w:sz="4" w:space="0" w:color="000000"/>
              <w:right w:val="single" w:sz="4" w:space="0" w:color="000000"/>
            </w:tcBorders>
          </w:tcPr>
          <w:p w14:paraId="4FADADAB"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đã thực hiện bước 8.1</w:t>
            </w:r>
          </w:p>
          <w:p w14:paraId="54EC69E3"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chọn phương thức thanh toán</w:t>
            </w:r>
          </w:p>
          <w:p w14:paraId="0CA71178" w14:textId="77777777" w:rsidR="00D9056D" w:rsidRDefault="00D9056D" w:rsidP="00DB1A4E">
            <w:pPr>
              <w:numPr>
                <w:ilvl w:val="0"/>
                <w:numId w:val="26"/>
              </w:numPr>
              <w:spacing w:line="240" w:lineRule="auto"/>
              <w:jc w:val="left"/>
              <w:rPr>
                <w:color w:val="000000"/>
              </w:rPr>
            </w:pPr>
            <w:r>
              <w:rPr>
                <w:rFonts w:eastAsia="Times New Roman" w:cs="Times New Roman"/>
                <w:color w:val="000000"/>
                <w:szCs w:val="26"/>
              </w:rPr>
              <w:t>Người dùng nhập thông tin thanh toán</w:t>
            </w:r>
          </w:p>
        </w:tc>
      </w:tr>
      <w:tr w:rsidR="00D9056D" w14:paraId="3D157893" w14:textId="77777777">
        <w:tc>
          <w:tcPr>
            <w:tcW w:w="2612" w:type="dxa"/>
            <w:tcBorders>
              <w:top w:val="single" w:sz="4" w:space="0" w:color="000000"/>
              <w:left w:val="single" w:sz="4" w:space="0" w:color="000000"/>
              <w:bottom w:val="single" w:sz="4" w:space="0" w:color="000000"/>
              <w:right w:val="single" w:sz="4" w:space="0" w:color="000000"/>
            </w:tcBorders>
          </w:tcPr>
          <w:p w14:paraId="7994E873" w14:textId="77777777" w:rsidR="00D9056D" w:rsidRDefault="00D9056D">
            <w:pPr>
              <w:spacing w:line="240" w:lineRule="auto"/>
              <w:rPr>
                <w:rFonts w:eastAsia="Times New Roman" w:cs="Times New Roman"/>
                <w:szCs w:val="26"/>
              </w:rPr>
            </w:pPr>
            <w:r>
              <w:rPr>
                <w:rFonts w:eastAsia="Times New Roman" w:cs="Times New Roman"/>
                <w:color w:val="000000"/>
                <w:szCs w:val="26"/>
              </w:rPr>
              <w:lastRenderedPageBreak/>
              <w:t>Post-conditions</w:t>
            </w:r>
          </w:p>
        </w:tc>
        <w:tc>
          <w:tcPr>
            <w:tcW w:w="6738" w:type="dxa"/>
            <w:tcBorders>
              <w:top w:val="single" w:sz="4" w:space="0" w:color="000000"/>
              <w:left w:val="single" w:sz="4" w:space="0" w:color="000000"/>
              <w:bottom w:val="single" w:sz="4" w:space="0" w:color="000000"/>
              <w:right w:val="single" w:sz="4" w:space="0" w:color="000000"/>
            </w:tcBorders>
          </w:tcPr>
          <w:p w14:paraId="60A67272"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gửi xác nhận thanh toán cho người dùng</w:t>
            </w:r>
          </w:p>
          <w:p w14:paraId="6C817294"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hiển thị thông tin đơn hàng</w:t>
            </w:r>
          </w:p>
        </w:tc>
      </w:tr>
      <w:tr w:rsidR="00D9056D" w14:paraId="552B53DA" w14:textId="77777777">
        <w:tc>
          <w:tcPr>
            <w:tcW w:w="2612" w:type="dxa"/>
            <w:tcBorders>
              <w:top w:val="single" w:sz="4" w:space="0" w:color="000000"/>
              <w:left w:val="single" w:sz="4" w:space="0" w:color="000000"/>
              <w:bottom w:val="single" w:sz="4" w:space="0" w:color="000000"/>
              <w:right w:val="single" w:sz="4" w:space="0" w:color="000000"/>
            </w:tcBorders>
          </w:tcPr>
          <w:p w14:paraId="7BBF6CF3"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6738" w:type="dxa"/>
            <w:tcBorders>
              <w:top w:val="single" w:sz="4" w:space="0" w:color="000000"/>
              <w:left w:val="single" w:sz="4" w:space="0" w:color="000000"/>
              <w:bottom w:val="single" w:sz="4" w:space="0" w:color="000000"/>
              <w:right w:val="single" w:sz="4" w:space="0" w:color="000000"/>
            </w:tcBorders>
          </w:tcPr>
          <w:p w14:paraId="79C3A667"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trang thanh toán</w:t>
            </w:r>
          </w:p>
          <w:p w14:paraId="61D3AEA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phương thức thanh toán</w:t>
            </w:r>
          </w:p>
          <w:p w14:paraId="10DF6860"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nhập thông tin thanh toán:</w:t>
            </w:r>
            <w:r>
              <w:rPr>
                <w:rFonts w:eastAsia="Times New Roman" w:cs="Times New Roman"/>
                <w:szCs w:val="26"/>
              </w:rPr>
              <w:t xml:space="preserve"> tên người dùng, địa chỉ nhận </w:t>
            </w:r>
            <w:proofErr w:type="gramStart"/>
            <w:r>
              <w:rPr>
                <w:rFonts w:eastAsia="Times New Roman" w:cs="Times New Roman"/>
                <w:szCs w:val="26"/>
              </w:rPr>
              <w:t>hàng,số</w:t>
            </w:r>
            <w:proofErr w:type="gramEnd"/>
            <w:r>
              <w:rPr>
                <w:rFonts w:eastAsia="Times New Roman" w:cs="Times New Roman"/>
                <w:szCs w:val="26"/>
              </w:rPr>
              <w:t xml:space="preserve"> điện thoại.</w:t>
            </w:r>
            <w:r>
              <w:rPr>
                <w:rFonts w:eastAsia="Times New Roman" w:cs="Times New Roman"/>
                <w:color w:val="000000"/>
                <w:szCs w:val="26"/>
              </w:rPr>
              <w:t xml:space="preserve"> </w:t>
            </w:r>
          </w:p>
          <w:p w14:paraId="65B3F773"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xử lý và ghi đơn hàng</w:t>
            </w:r>
          </w:p>
          <w:p w14:paraId="4428E90B"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gửi thông báo tới khách hàng</w:t>
            </w:r>
          </w:p>
          <w:p w14:paraId="708124E8"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Khách hàng xác nhận thanh toán</w:t>
            </w:r>
          </w:p>
          <w:p w14:paraId="2571D749"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xác nhận đơn hàng</w:t>
            </w:r>
          </w:p>
          <w:p w14:paraId="1B5CE0DE"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thông tin đơn hàng</w:t>
            </w:r>
          </w:p>
        </w:tc>
      </w:tr>
      <w:tr w:rsidR="00D9056D" w14:paraId="434118AB" w14:textId="77777777">
        <w:trPr>
          <w:trHeight w:val="435"/>
        </w:trPr>
        <w:tc>
          <w:tcPr>
            <w:tcW w:w="2612" w:type="dxa"/>
            <w:tcBorders>
              <w:top w:val="single" w:sz="4" w:space="0" w:color="000000"/>
              <w:left w:val="single" w:sz="4" w:space="0" w:color="000000"/>
              <w:bottom w:val="single" w:sz="4" w:space="0" w:color="000000"/>
              <w:right w:val="single" w:sz="4" w:space="0" w:color="000000"/>
            </w:tcBorders>
          </w:tcPr>
          <w:p w14:paraId="7A3CBCAA"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6738" w:type="dxa"/>
            <w:tcBorders>
              <w:top w:val="single" w:sz="4" w:space="0" w:color="000000"/>
              <w:left w:val="single" w:sz="4" w:space="0" w:color="000000"/>
              <w:bottom w:val="single" w:sz="4" w:space="0" w:color="000000"/>
              <w:right w:val="single" w:sz="4" w:space="0" w:color="000000"/>
            </w:tcBorders>
          </w:tcPr>
          <w:p w14:paraId="071ECA3C"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060AD535" w14:textId="77777777">
        <w:tc>
          <w:tcPr>
            <w:tcW w:w="2612" w:type="dxa"/>
            <w:tcBorders>
              <w:top w:val="single" w:sz="4" w:space="0" w:color="000000"/>
              <w:left w:val="single" w:sz="4" w:space="0" w:color="000000"/>
              <w:bottom w:val="single" w:sz="4" w:space="0" w:color="000000"/>
              <w:right w:val="single" w:sz="4" w:space="0" w:color="000000"/>
            </w:tcBorders>
          </w:tcPr>
          <w:p w14:paraId="335C2CCB"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6738" w:type="dxa"/>
            <w:tcBorders>
              <w:top w:val="single" w:sz="4" w:space="0" w:color="000000"/>
              <w:left w:val="single" w:sz="4" w:space="0" w:color="000000"/>
              <w:bottom w:val="single" w:sz="4" w:space="0" w:color="000000"/>
              <w:right w:val="single" w:sz="4" w:space="0" w:color="000000"/>
            </w:tcBorders>
          </w:tcPr>
          <w:p w14:paraId="722F24F6" w14:textId="77777777" w:rsidR="00D9056D" w:rsidRDefault="00D9056D">
            <w:pPr>
              <w:spacing w:after="0" w:line="240" w:lineRule="auto"/>
              <w:rPr>
                <w:rFonts w:eastAsia="Times New Roman" w:cs="Times New Roman"/>
                <w:szCs w:val="26"/>
              </w:rPr>
            </w:pPr>
            <w:r>
              <w:rPr>
                <w:rFonts w:eastAsia="Times New Roman" w:cs="Times New Roman"/>
                <w:szCs w:val="26"/>
              </w:rPr>
              <w:t>1a. Nếu hệ thống lỗi, hiển thị “Trang thanh toán không có sẵn”, kết thúc</w:t>
            </w:r>
          </w:p>
          <w:p w14:paraId="15A9DA92" w14:textId="77777777" w:rsidR="00D9056D" w:rsidRDefault="00D9056D">
            <w:pPr>
              <w:spacing w:after="0" w:line="240" w:lineRule="auto"/>
              <w:rPr>
                <w:rFonts w:eastAsia="Times New Roman" w:cs="Times New Roman"/>
                <w:szCs w:val="26"/>
              </w:rPr>
            </w:pPr>
            <w:r>
              <w:rPr>
                <w:rFonts w:eastAsia="Times New Roman" w:cs="Times New Roman"/>
                <w:szCs w:val="26"/>
              </w:rPr>
              <w:t>4a. Nếu thông tin không hợp lệ, hệ thống hiển thị “Không hợp lệ”, kết thúc.</w:t>
            </w:r>
          </w:p>
          <w:p w14:paraId="3032C76A" w14:textId="77777777" w:rsidR="00D9056D" w:rsidRDefault="00D9056D">
            <w:pPr>
              <w:spacing w:after="0" w:line="240" w:lineRule="auto"/>
              <w:rPr>
                <w:rFonts w:eastAsia="Times New Roman" w:cs="Times New Roman"/>
                <w:szCs w:val="26"/>
              </w:rPr>
            </w:pPr>
            <w:r>
              <w:rPr>
                <w:rFonts w:eastAsia="Times New Roman" w:cs="Times New Roman"/>
                <w:szCs w:val="26"/>
              </w:rPr>
              <w:t>5a. Nếu hệ thống gặp sự cố khi xử lý đơn hàng, hiển thị “Lỗi! Thử lại sau”, kết thúc</w:t>
            </w:r>
          </w:p>
          <w:p w14:paraId="27190613" w14:textId="77777777" w:rsidR="00D9056D" w:rsidRDefault="00D9056D">
            <w:pPr>
              <w:spacing w:after="0" w:line="240" w:lineRule="auto"/>
              <w:rPr>
                <w:rFonts w:eastAsia="Times New Roman" w:cs="Times New Roman"/>
                <w:szCs w:val="26"/>
              </w:rPr>
            </w:pPr>
            <w:r>
              <w:rPr>
                <w:rFonts w:eastAsia="Times New Roman" w:cs="Times New Roman"/>
                <w:szCs w:val="26"/>
              </w:rPr>
              <w:t>7a. Nếu hệ thống gặp sự cố khi thanh toán,hiển thị “Thanh toán không thành công, kết thúc</w:t>
            </w:r>
          </w:p>
        </w:tc>
      </w:tr>
      <w:tr w:rsidR="00D9056D" w14:paraId="1CA9D016" w14:textId="77777777">
        <w:tc>
          <w:tcPr>
            <w:tcW w:w="2612" w:type="dxa"/>
            <w:tcBorders>
              <w:top w:val="single" w:sz="4" w:space="0" w:color="000000"/>
              <w:left w:val="single" w:sz="4" w:space="0" w:color="000000"/>
              <w:bottom w:val="single" w:sz="4" w:space="0" w:color="000000"/>
              <w:right w:val="single" w:sz="4" w:space="0" w:color="000000"/>
            </w:tcBorders>
          </w:tcPr>
          <w:p w14:paraId="68A1FE9C"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6738" w:type="dxa"/>
            <w:tcBorders>
              <w:top w:val="single" w:sz="4" w:space="0" w:color="000000"/>
              <w:left w:val="single" w:sz="4" w:space="0" w:color="000000"/>
              <w:bottom w:val="single" w:sz="4" w:space="0" w:color="000000"/>
              <w:right w:val="single" w:sz="4" w:space="0" w:color="000000"/>
            </w:tcBorders>
          </w:tcPr>
          <w:p w14:paraId="29B194E5"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39B7C304" w14:textId="77777777">
        <w:tc>
          <w:tcPr>
            <w:tcW w:w="2612" w:type="dxa"/>
            <w:tcBorders>
              <w:top w:val="single" w:sz="4" w:space="0" w:color="000000"/>
              <w:left w:val="single" w:sz="4" w:space="0" w:color="000000"/>
              <w:bottom w:val="single" w:sz="4" w:space="0" w:color="000000"/>
              <w:right w:val="single" w:sz="4" w:space="0" w:color="000000"/>
            </w:tcBorders>
          </w:tcPr>
          <w:p w14:paraId="39A0ACFE"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6738" w:type="dxa"/>
            <w:tcBorders>
              <w:top w:val="single" w:sz="4" w:space="0" w:color="000000"/>
              <w:left w:val="single" w:sz="4" w:space="0" w:color="000000"/>
              <w:bottom w:val="single" w:sz="4" w:space="0" w:color="000000"/>
              <w:right w:val="single" w:sz="4" w:space="0" w:color="000000"/>
            </w:tcBorders>
          </w:tcPr>
          <w:p w14:paraId="64194D4F"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59C138D5" w14:textId="77777777" w:rsidR="00D9056D" w:rsidRDefault="00D9056D">
      <w:pPr>
        <w:rPr>
          <w:rFonts w:eastAsia="Times New Roman" w:cs="Times New Roman"/>
          <w:szCs w:val="26"/>
        </w:rPr>
      </w:pPr>
    </w:p>
    <w:p w14:paraId="75044E60" w14:textId="77777777" w:rsidR="003648D2" w:rsidRDefault="00D9056D" w:rsidP="003648D2">
      <w:pPr>
        <w:keepNext/>
        <w:pBdr>
          <w:top w:val="nil"/>
          <w:left w:val="nil"/>
          <w:bottom w:val="nil"/>
          <w:right w:val="nil"/>
          <w:between w:val="nil"/>
        </w:pBdr>
        <w:spacing w:line="240" w:lineRule="auto"/>
      </w:pPr>
      <w:r>
        <w:rPr>
          <w:rFonts w:eastAsia="Times New Roman" w:cs="Times New Roman"/>
          <w:noProof/>
          <w:sz w:val="24"/>
          <w:szCs w:val="24"/>
        </w:rPr>
        <w:lastRenderedPageBreak/>
        <w:drawing>
          <wp:inline distT="114300" distB="114300" distL="114300" distR="114300" wp14:anchorId="7EE3505F" wp14:editId="718F36C2">
            <wp:extent cx="5943600" cy="66548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943600" cy="6654800"/>
                    </a:xfrm>
                    <a:prstGeom prst="rect">
                      <a:avLst/>
                    </a:prstGeom>
                    <a:ln/>
                  </pic:spPr>
                </pic:pic>
              </a:graphicData>
            </a:graphic>
          </wp:inline>
        </w:drawing>
      </w:r>
    </w:p>
    <w:p w14:paraId="64AE2F0D" w14:textId="3540CB07" w:rsidR="00D9056D" w:rsidRDefault="003648D2" w:rsidP="00152B01">
      <w:pPr>
        <w:pStyle w:val="Caption"/>
        <w:jc w:val="center"/>
        <w:rPr>
          <w:rFonts w:eastAsia="Times New Roman" w:cs="Times New Roman"/>
          <w:color w:val="000000"/>
          <w:sz w:val="24"/>
          <w:szCs w:val="24"/>
        </w:rPr>
      </w:pPr>
      <w:bookmarkStart w:id="56" w:name="_Toc166252776"/>
      <w:r>
        <w:t xml:space="preserve">Hình  </w:t>
      </w:r>
      <w:r w:rsidR="00AC5000">
        <w:fldChar w:fldCharType="begin"/>
      </w:r>
      <w:r w:rsidR="00AC5000">
        <w:instrText xml:space="preserve"> SEQ Hình_ \* ARABIC </w:instrText>
      </w:r>
      <w:r w:rsidR="00AC5000">
        <w:fldChar w:fldCharType="separate"/>
      </w:r>
      <w:r>
        <w:rPr>
          <w:noProof/>
        </w:rPr>
        <w:t>24</w:t>
      </w:r>
      <w:r w:rsidR="00AC5000">
        <w:rPr>
          <w:noProof/>
        </w:rPr>
        <w:fldChar w:fldCharType="end"/>
      </w:r>
      <w:r w:rsidR="00152B01">
        <w:rPr>
          <w:noProof/>
        </w:rPr>
        <w:t xml:space="preserve"> AD </w:t>
      </w:r>
      <w:r w:rsidR="00152B01" w:rsidRPr="00152B01">
        <w:rPr>
          <w:noProof/>
        </w:rPr>
        <w:t>Thanh toán mua hàng</w:t>
      </w:r>
      <w:bookmarkEnd w:id="56"/>
    </w:p>
    <w:p w14:paraId="094FE03D" w14:textId="72407A3B" w:rsidR="00D9056D" w:rsidRDefault="00152B01" w:rsidP="00152B01">
      <w:pPr>
        <w:pStyle w:val="Heading3"/>
        <w:rPr>
          <w:rFonts w:eastAsia="Times New Roman"/>
        </w:rPr>
      </w:pPr>
      <w:bookmarkStart w:id="57" w:name="_Toc166252812"/>
      <w:r>
        <w:rPr>
          <w:rFonts w:eastAsia="Times New Roman"/>
        </w:rPr>
        <w:t>Đặc tả use case đ</w:t>
      </w:r>
      <w:r w:rsidR="00D9056D">
        <w:rPr>
          <w:rFonts w:eastAsia="Times New Roman"/>
        </w:rPr>
        <w:t>ánh giá sản phẩm</w:t>
      </w:r>
      <w:bookmarkEnd w:id="57"/>
    </w:p>
    <w:tbl>
      <w:tblPr>
        <w:tblW w:w="9350" w:type="dxa"/>
        <w:tblLayout w:type="fixed"/>
        <w:tblLook w:val="0400" w:firstRow="0" w:lastRow="0" w:firstColumn="0" w:lastColumn="0" w:noHBand="0" w:noVBand="1"/>
      </w:tblPr>
      <w:tblGrid>
        <w:gridCol w:w="2452"/>
        <w:gridCol w:w="6898"/>
      </w:tblGrid>
      <w:tr w:rsidR="00D9056D" w14:paraId="0CC3EB3E" w14:textId="77777777">
        <w:tc>
          <w:tcPr>
            <w:tcW w:w="2452" w:type="dxa"/>
            <w:tcBorders>
              <w:top w:val="single" w:sz="4" w:space="0" w:color="000000"/>
              <w:left w:val="single" w:sz="4" w:space="0" w:color="000000"/>
              <w:bottom w:val="single" w:sz="4" w:space="0" w:color="000000"/>
              <w:right w:val="single" w:sz="4" w:space="0" w:color="000000"/>
            </w:tcBorders>
          </w:tcPr>
          <w:p w14:paraId="585A47D2"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6898" w:type="dxa"/>
            <w:tcBorders>
              <w:top w:val="single" w:sz="4" w:space="0" w:color="000000"/>
              <w:left w:val="single" w:sz="4" w:space="0" w:color="000000"/>
              <w:bottom w:val="single" w:sz="4" w:space="0" w:color="000000"/>
              <w:right w:val="single" w:sz="4" w:space="0" w:color="000000"/>
            </w:tcBorders>
          </w:tcPr>
          <w:p w14:paraId="1A821DF4" w14:textId="77777777" w:rsidR="00D9056D" w:rsidRDefault="00D9056D">
            <w:pPr>
              <w:spacing w:line="240" w:lineRule="auto"/>
              <w:rPr>
                <w:rFonts w:eastAsia="Times New Roman" w:cs="Times New Roman"/>
                <w:szCs w:val="26"/>
              </w:rPr>
            </w:pPr>
            <w:r>
              <w:rPr>
                <w:rFonts w:eastAsia="Times New Roman" w:cs="Times New Roman"/>
                <w:szCs w:val="26"/>
              </w:rPr>
              <w:t>8.3</w:t>
            </w:r>
          </w:p>
        </w:tc>
      </w:tr>
      <w:tr w:rsidR="00D9056D" w14:paraId="33CF9EB3" w14:textId="77777777">
        <w:tc>
          <w:tcPr>
            <w:tcW w:w="2452" w:type="dxa"/>
            <w:tcBorders>
              <w:top w:val="single" w:sz="4" w:space="0" w:color="000000"/>
              <w:left w:val="single" w:sz="4" w:space="0" w:color="000000"/>
              <w:bottom w:val="single" w:sz="4" w:space="0" w:color="000000"/>
              <w:right w:val="single" w:sz="4" w:space="0" w:color="000000"/>
            </w:tcBorders>
          </w:tcPr>
          <w:p w14:paraId="53245595"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6898" w:type="dxa"/>
            <w:tcBorders>
              <w:top w:val="single" w:sz="4" w:space="0" w:color="000000"/>
              <w:left w:val="single" w:sz="4" w:space="0" w:color="000000"/>
              <w:bottom w:val="single" w:sz="4" w:space="0" w:color="000000"/>
              <w:right w:val="single" w:sz="4" w:space="0" w:color="000000"/>
            </w:tcBorders>
          </w:tcPr>
          <w:p w14:paraId="33F4077A" w14:textId="77777777" w:rsidR="00D9056D" w:rsidRDefault="00D9056D">
            <w:pPr>
              <w:spacing w:line="240" w:lineRule="auto"/>
              <w:rPr>
                <w:rFonts w:eastAsia="Times New Roman" w:cs="Times New Roman"/>
                <w:szCs w:val="26"/>
              </w:rPr>
            </w:pPr>
            <w:r>
              <w:rPr>
                <w:rFonts w:eastAsia="Times New Roman" w:cs="Times New Roman"/>
                <w:szCs w:val="26"/>
              </w:rPr>
              <w:t>Đánh giá của sản phẩm</w:t>
            </w:r>
          </w:p>
        </w:tc>
      </w:tr>
      <w:tr w:rsidR="00D9056D" w14:paraId="40C62E44" w14:textId="77777777">
        <w:tc>
          <w:tcPr>
            <w:tcW w:w="2452" w:type="dxa"/>
            <w:tcBorders>
              <w:top w:val="single" w:sz="4" w:space="0" w:color="000000"/>
              <w:left w:val="single" w:sz="4" w:space="0" w:color="000000"/>
              <w:bottom w:val="single" w:sz="4" w:space="0" w:color="000000"/>
              <w:right w:val="single" w:sz="4" w:space="0" w:color="000000"/>
            </w:tcBorders>
          </w:tcPr>
          <w:p w14:paraId="3F08088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6898" w:type="dxa"/>
            <w:tcBorders>
              <w:top w:val="single" w:sz="4" w:space="0" w:color="000000"/>
              <w:left w:val="single" w:sz="4" w:space="0" w:color="000000"/>
              <w:bottom w:val="single" w:sz="4" w:space="0" w:color="000000"/>
              <w:right w:val="single" w:sz="4" w:space="0" w:color="000000"/>
            </w:tcBorders>
          </w:tcPr>
          <w:p w14:paraId="323BF22B" w14:textId="77777777" w:rsidR="00D9056D" w:rsidRDefault="00D9056D">
            <w:pPr>
              <w:spacing w:line="240" w:lineRule="auto"/>
              <w:rPr>
                <w:rFonts w:eastAsia="Times New Roman" w:cs="Times New Roman"/>
                <w:szCs w:val="26"/>
              </w:rPr>
            </w:pPr>
            <w:r>
              <w:rPr>
                <w:rFonts w:eastAsia="Times New Roman" w:cs="Times New Roman"/>
                <w:szCs w:val="26"/>
              </w:rPr>
              <w:t xml:space="preserve">Là khách hàng, tôi muốn đánh giá sản phẩm </w:t>
            </w:r>
          </w:p>
        </w:tc>
      </w:tr>
      <w:tr w:rsidR="00D9056D" w14:paraId="4F746370" w14:textId="77777777">
        <w:tc>
          <w:tcPr>
            <w:tcW w:w="2452" w:type="dxa"/>
            <w:tcBorders>
              <w:top w:val="single" w:sz="4" w:space="0" w:color="000000"/>
              <w:left w:val="single" w:sz="4" w:space="0" w:color="000000"/>
              <w:bottom w:val="single" w:sz="4" w:space="0" w:color="000000"/>
              <w:right w:val="single" w:sz="4" w:space="0" w:color="000000"/>
            </w:tcBorders>
          </w:tcPr>
          <w:p w14:paraId="0DE9CDF5"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6898" w:type="dxa"/>
            <w:tcBorders>
              <w:top w:val="single" w:sz="4" w:space="0" w:color="000000"/>
              <w:left w:val="single" w:sz="4" w:space="0" w:color="000000"/>
              <w:bottom w:val="single" w:sz="4" w:space="0" w:color="000000"/>
              <w:right w:val="single" w:sz="4" w:space="0" w:color="000000"/>
            </w:tcBorders>
          </w:tcPr>
          <w:p w14:paraId="5D8EEF04" w14:textId="77777777" w:rsidR="00D9056D" w:rsidRDefault="00D9056D">
            <w:pPr>
              <w:spacing w:line="240" w:lineRule="auto"/>
              <w:rPr>
                <w:rFonts w:eastAsia="Times New Roman" w:cs="Times New Roman"/>
                <w:szCs w:val="26"/>
              </w:rPr>
            </w:pPr>
            <w:r>
              <w:rPr>
                <w:rFonts w:eastAsia="Times New Roman" w:cs="Times New Roman"/>
                <w:szCs w:val="26"/>
              </w:rPr>
              <w:t>Khách hàng</w:t>
            </w:r>
          </w:p>
        </w:tc>
      </w:tr>
      <w:tr w:rsidR="00D9056D" w14:paraId="312411F1" w14:textId="77777777">
        <w:tc>
          <w:tcPr>
            <w:tcW w:w="2452" w:type="dxa"/>
            <w:tcBorders>
              <w:top w:val="single" w:sz="4" w:space="0" w:color="000000"/>
              <w:left w:val="single" w:sz="4" w:space="0" w:color="000000"/>
              <w:bottom w:val="single" w:sz="4" w:space="0" w:color="000000"/>
              <w:right w:val="single" w:sz="4" w:space="0" w:color="000000"/>
            </w:tcBorders>
          </w:tcPr>
          <w:p w14:paraId="3F17AA9C"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6898" w:type="dxa"/>
            <w:tcBorders>
              <w:top w:val="single" w:sz="4" w:space="0" w:color="000000"/>
              <w:left w:val="single" w:sz="4" w:space="0" w:color="000000"/>
              <w:bottom w:val="single" w:sz="4" w:space="0" w:color="000000"/>
              <w:right w:val="single" w:sz="4" w:space="0" w:color="000000"/>
            </w:tcBorders>
          </w:tcPr>
          <w:p w14:paraId="09F9043B"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36C9D1A8" w14:textId="77777777">
        <w:tc>
          <w:tcPr>
            <w:tcW w:w="2452" w:type="dxa"/>
            <w:tcBorders>
              <w:top w:val="single" w:sz="4" w:space="0" w:color="000000"/>
              <w:left w:val="single" w:sz="4" w:space="0" w:color="000000"/>
              <w:bottom w:val="single" w:sz="4" w:space="0" w:color="000000"/>
              <w:right w:val="single" w:sz="4" w:space="0" w:color="000000"/>
            </w:tcBorders>
          </w:tcPr>
          <w:p w14:paraId="4FD12178" w14:textId="77777777" w:rsidR="00D9056D" w:rsidRDefault="00D9056D">
            <w:pPr>
              <w:spacing w:line="240" w:lineRule="auto"/>
              <w:rPr>
                <w:rFonts w:eastAsia="Times New Roman" w:cs="Times New Roman"/>
                <w:szCs w:val="26"/>
              </w:rPr>
            </w:pPr>
            <w:r>
              <w:rPr>
                <w:rFonts w:eastAsia="Times New Roman" w:cs="Times New Roman"/>
                <w:color w:val="000000"/>
                <w:szCs w:val="26"/>
              </w:rPr>
              <w:lastRenderedPageBreak/>
              <w:t>Triggers</w:t>
            </w:r>
          </w:p>
        </w:tc>
        <w:tc>
          <w:tcPr>
            <w:tcW w:w="6898" w:type="dxa"/>
            <w:tcBorders>
              <w:top w:val="single" w:sz="4" w:space="0" w:color="000000"/>
              <w:left w:val="single" w:sz="4" w:space="0" w:color="000000"/>
              <w:bottom w:val="single" w:sz="4" w:space="0" w:color="000000"/>
              <w:right w:val="single" w:sz="4" w:space="0" w:color="000000"/>
            </w:tcBorders>
          </w:tcPr>
          <w:p w14:paraId="24FDC70C" w14:textId="77777777" w:rsidR="00D9056D" w:rsidRDefault="00D9056D">
            <w:pPr>
              <w:spacing w:line="240" w:lineRule="auto"/>
              <w:rPr>
                <w:rFonts w:eastAsia="Times New Roman" w:cs="Times New Roman"/>
                <w:szCs w:val="26"/>
              </w:rPr>
            </w:pPr>
            <w:r>
              <w:rPr>
                <w:rFonts w:eastAsia="Times New Roman" w:cs="Times New Roman"/>
                <w:szCs w:val="26"/>
              </w:rPr>
              <w:t>Khách hàng chọn vào mô tả sản phẩm và viết đánh giá về sản phẩm</w:t>
            </w:r>
          </w:p>
        </w:tc>
      </w:tr>
      <w:tr w:rsidR="00D9056D" w14:paraId="7117E43B" w14:textId="77777777">
        <w:tc>
          <w:tcPr>
            <w:tcW w:w="2452" w:type="dxa"/>
            <w:tcBorders>
              <w:top w:val="single" w:sz="4" w:space="0" w:color="000000"/>
              <w:left w:val="single" w:sz="4" w:space="0" w:color="000000"/>
              <w:bottom w:val="single" w:sz="4" w:space="0" w:color="000000"/>
              <w:right w:val="single" w:sz="4" w:space="0" w:color="000000"/>
            </w:tcBorders>
          </w:tcPr>
          <w:p w14:paraId="777CD9A4"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6898" w:type="dxa"/>
            <w:tcBorders>
              <w:top w:val="single" w:sz="4" w:space="0" w:color="000000"/>
              <w:left w:val="single" w:sz="4" w:space="0" w:color="000000"/>
              <w:bottom w:val="single" w:sz="4" w:space="0" w:color="000000"/>
              <w:right w:val="single" w:sz="4" w:space="0" w:color="000000"/>
            </w:tcBorders>
          </w:tcPr>
          <w:p w14:paraId="0BB670F3"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đã mua sản phẩm đó.</w:t>
            </w:r>
          </w:p>
        </w:tc>
      </w:tr>
      <w:tr w:rsidR="00D9056D" w14:paraId="23E9C4F1" w14:textId="77777777">
        <w:tc>
          <w:tcPr>
            <w:tcW w:w="2452" w:type="dxa"/>
            <w:tcBorders>
              <w:top w:val="single" w:sz="4" w:space="0" w:color="000000"/>
              <w:left w:val="single" w:sz="4" w:space="0" w:color="000000"/>
              <w:bottom w:val="single" w:sz="4" w:space="0" w:color="000000"/>
              <w:right w:val="single" w:sz="4" w:space="0" w:color="000000"/>
            </w:tcBorders>
          </w:tcPr>
          <w:p w14:paraId="3C9B8FFD"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6898" w:type="dxa"/>
            <w:tcBorders>
              <w:top w:val="single" w:sz="4" w:space="0" w:color="000000"/>
              <w:left w:val="single" w:sz="4" w:space="0" w:color="000000"/>
              <w:bottom w:val="single" w:sz="4" w:space="0" w:color="000000"/>
              <w:right w:val="single" w:sz="4" w:space="0" w:color="000000"/>
            </w:tcBorders>
          </w:tcPr>
          <w:p w14:paraId="36EFADC2"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ghi nhận đánh giá về sản phẩm của khách hàng</w:t>
            </w:r>
          </w:p>
        </w:tc>
      </w:tr>
      <w:tr w:rsidR="00D9056D" w14:paraId="1A32FB70" w14:textId="77777777">
        <w:tc>
          <w:tcPr>
            <w:tcW w:w="2452" w:type="dxa"/>
            <w:tcBorders>
              <w:top w:val="single" w:sz="4" w:space="0" w:color="000000"/>
              <w:left w:val="single" w:sz="4" w:space="0" w:color="000000"/>
              <w:bottom w:val="single" w:sz="4" w:space="0" w:color="000000"/>
              <w:right w:val="single" w:sz="4" w:space="0" w:color="000000"/>
            </w:tcBorders>
          </w:tcPr>
          <w:p w14:paraId="5A3526BE"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6898" w:type="dxa"/>
            <w:tcBorders>
              <w:top w:val="single" w:sz="4" w:space="0" w:color="000000"/>
              <w:left w:val="single" w:sz="4" w:space="0" w:color="000000"/>
              <w:bottom w:val="single" w:sz="4" w:space="0" w:color="000000"/>
              <w:right w:val="single" w:sz="4" w:space="0" w:color="000000"/>
            </w:tcBorders>
          </w:tcPr>
          <w:p w14:paraId="441C3505"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dùng tìm và chọn sản phẩm muốn đánh giá </w:t>
            </w:r>
          </w:p>
          <w:p w14:paraId="092ACD2C"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mục đánh giá của sản phẩm đó</w:t>
            </w:r>
          </w:p>
          <w:p w14:paraId="4A0DC7FB"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w:t>
            </w:r>
            <w:r>
              <w:rPr>
                <w:rFonts w:eastAsia="Times New Roman" w:cs="Times New Roman"/>
                <w:szCs w:val="26"/>
              </w:rPr>
              <w:t>dùng</w:t>
            </w:r>
            <w:r>
              <w:rPr>
                <w:rFonts w:eastAsia="Times New Roman" w:cs="Times New Roman"/>
                <w:color w:val="000000"/>
                <w:szCs w:val="26"/>
              </w:rPr>
              <w:t xml:space="preserve"> chọn và viết đánh giá vào sản phẩm</w:t>
            </w:r>
          </w:p>
          <w:p w14:paraId="0DBDCE77"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xác nhận đánh giá</w:t>
            </w:r>
          </w:p>
          <w:p w14:paraId="45A65C6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 Hệ thống cập nhật và hiển thị đánh giá của người dùng lên phần đánh giá của sản phẩm</w:t>
            </w:r>
          </w:p>
        </w:tc>
      </w:tr>
      <w:tr w:rsidR="00D9056D" w14:paraId="48E85F07" w14:textId="77777777">
        <w:trPr>
          <w:trHeight w:val="435"/>
        </w:trPr>
        <w:tc>
          <w:tcPr>
            <w:tcW w:w="2452" w:type="dxa"/>
            <w:tcBorders>
              <w:top w:val="single" w:sz="4" w:space="0" w:color="000000"/>
              <w:left w:val="single" w:sz="4" w:space="0" w:color="000000"/>
              <w:bottom w:val="single" w:sz="4" w:space="0" w:color="000000"/>
              <w:right w:val="single" w:sz="4" w:space="0" w:color="000000"/>
            </w:tcBorders>
          </w:tcPr>
          <w:p w14:paraId="30E4B761"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6898" w:type="dxa"/>
            <w:tcBorders>
              <w:top w:val="single" w:sz="4" w:space="0" w:color="000000"/>
              <w:left w:val="single" w:sz="4" w:space="0" w:color="000000"/>
              <w:bottom w:val="single" w:sz="4" w:space="0" w:color="000000"/>
              <w:right w:val="single" w:sz="4" w:space="0" w:color="000000"/>
            </w:tcBorders>
          </w:tcPr>
          <w:p w14:paraId="515BC6D9"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00423887" w14:textId="77777777">
        <w:tc>
          <w:tcPr>
            <w:tcW w:w="2452" w:type="dxa"/>
            <w:tcBorders>
              <w:top w:val="single" w:sz="4" w:space="0" w:color="000000"/>
              <w:left w:val="single" w:sz="4" w:space="0" w:color="000000"/>
              <w:bottom w:val="single" w:sz="4" w:space="0" w:color="000000"/>
              <w:right w:val="single" w:sz="4" w:space="0" w:color="000000"/>
            </w:tcBorders>
          </w:tcPr>
          <w:p w14:paraId="15927479"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6898" w:type="dxa"/>
            <w:tcBorders>
              <w:top w:val="single" w:sz="4" w:space="0" w:color="000000"/>
              <w:left w:val="single" w:sz="4" w:space="0" w:color="000000"/>
              <w:bottom w:val="single" w:sz="4" w:space="0" w:color="000000"/>
              <w:right w:val="single" w:sz="4" w:space="0" w:color="000000"/>
            </w:tcBorders>
          </w:tcPr>
          <w:p w14:paraId="2E8B1322" w14:textId="77777777" w:rsidR="00D9056D" w:rsidRDefault="00D9056D">
            <w:pPr>
              <w:spacing w:after="0" w:line="240" w:lineRule="auto"/>
              <w:rPr>
                <w:rFonts w:eastAsia="Times New Roman" w:cs="Times New Roman"/>
                <w:szCs w:val="26"/>
              </w:rPr>
            </w:pPr>
            <w:r>
              <w:rPr>
                <w:rFonts w:eastAsia="Times New Roman" w:cs="Times New Roman"/>
                <w:szCs w:val="26"/>
              </w:rPr>
              <w:t>1a. Nếu sản phẩm không còn tồn tại, hệ thống hiển thị thông báo “Không có sản phẩm này” và kết thúc.</w:t>
            </w:r>
          </w:p>
          <w:p w14:paraId="2869DCA4" w14:textId="77777777" w:rsidR="00D9056D" w:rsidRDefault="00D9056D">
            <w:pPr>
              <w:spacing w:after="0" w:line="240" w:lineRule="auto"/>
              <w:rPr>
                <w:rFonts w:eastAsia="Times New Roman" w:cs="Times New Roman"/>
                <w:szCs w:val="26"/>
              </w:rPr>
            </w:pPr>
            <w:r>
              <w:rPr>
                <w:rFonts w:eastAsia="Times New Roman" w:cs="Times New Roman"/>
                <w:szCs w:val="26"/>
              </w:rPr>
              <w:t>5.a Nếu hệ thống gặp sự cố khi cập nhật ,hệ thống hiển thị thông báo “Lỗi cập nhật” và kết thúc</w:t>
            </w:r>
          </w:p>
        </w:tc>
      </w:tr>
      <w:tr w:rsidR="00D9056D" w14:paraId="3CA8180E" w14:textId="77777777">
        <w:tc>
          <w:tcPr>
            <w:tcW w:w="2452" w:type="dxa"/>
            <w:tcBorders>
              <w:top w:val="single" w:sz="4" w:space="0" w:color="000000"/>
              <w:left w:val="single" w:sz="4" w:space="0" w:color="000000"/>
              <w:bottom w:val="single" w:sz="4" w:space="0" w:color="000000"/>
              <w:right w:val="single" w:sz="4" w:space="0" w:color="000000"/>
            </w:tcBorders>
          </w:tcPr>
          <w:p w14:paraId="077F4852"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6898" w:type="dxa"/>
            <w:tcBorders>
              <w:top w:val="single" w:sz="4" w:space="0" w:color="000000"/>
              <w:left w:val="single" w:sz="4" w:space="0" w:color="000000"/>
              <w:bottom w:val="single" w:sz="4" w:space="0" w:color="000000"/>
              <w:right w:val="single" w:sz="4" w:space="0" w:color="000000"/>
            </w:tcBorders>
          </w:tcPr>
          <w:p w14:paraId="39062AE3"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426E6516" w14:textId="77777777">
        <w:tc>
          <w:tcPr>
            <w:tcW w:w="2452" w:type="dxa"/>
            <w:tcBorders>
              <w:top w:val="single" w:sz="4" w:space="0" w:color="000000"/>
              <w:left w:val="single" w:sz="4" w:space="0" w:color="000000"/>
              <w:bottom w:val="single" w:sz="4" w:space="0" w:color="000000"/>
              <w:right w:val="single" w:sz="4" w:space="0" w:color="000000"/>
            </w:tcBorders>
          </w:tcPr>
          <w:p w14:paraId="17AF9439"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6898" w:type="dxa"/>
            <w:tcBorders>
              <w:top w:val="single" w:sz="4" w:space="0" w:color="000000"/>
              <w:left w:val="single" w:sz="4" w:space="0" w:color="000000"/>
              <w:bottom w:val="single" w:sz="4" w:space="0" w:color="000000"/>
              <w:right w:val="single" w:sz="4" w:space="0" w:color="000000"/>
            </w:tcBorders>
          </w:tcPr>
          <w:p w14:paraId="45D61EF5"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7AE310A7" w14:textId="77777777" w:rsidR="003648D2" w:rsidRDefault="003648D2">
      <w:pPr>
        <w:rPr>
          <w:rFonts w:eastAsia="Times New Roman" w:cs="Times New Roman"/>
          <w:szCs w:val="26"/>
        </w:rPr>
      </w:pPr>
    </w:p>
    <w:p w14:paraId="2028CCCB" w14:textId="16349920" w:rsidR="00D9056D" w:rsidRDefault="00D9056D">
      <w:pPr>
        <w:rPr>
          <w:rFonts w:eastAsia="Times New Roman" w:cs="Times New Roman"/>
          <w:szCs w:val="26"/>
        </w:rPr>
      </w:pPr>
      <w:r>
        <w:rPr>
          <w:rFonts w:eastAsia="Times New Roman" w:cs="Times New Roman"/>
          <w:szCs w:val="26"/>
        </w:rPr>
        <w:t>Sơ đồ hoạt động</w:t>
      </w:r>
    </w:p>
    <w:p w14:paraId="3462687C" w14:textId="77777777" w:rsidR="003648D2" w:rsidRDefault="00D9056D" w:rsidP="003648D2">
      <w:pPr>
        <w:keepNext/>
      </w:pPr>
      <w:r>
        <w:rPr>
          <w:noProof/>
        </w:rPr>
        <w:lastRenderedPageBreak/>
        <w:drawing>
          <wp:inline distT="0" distB="0" distL="0" distR="0" wp14:anchorId="1E34A032" wp14:editId="6D9ABB16">
            <wp:extent cx="5498275" cy="4857008"/>
            <wp:effectExtent l="0" t="0" r="7620" b="1270"/>
            <wp:docPr id="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9"/>
                    <a:srcRect/>
                    <a:stretch>
                      <a:fillRect/>
                    </a:stretch>
                  </pic:blipFill>
                  <pic:spPr>
                    <a:xfrm>
                      <a:off x="0" y="0"/>
                      <a:ext cx="5526467" cy="4881912"/>
                    </a:xfrm>
                    <a:prstGeom prst="rect">
                      <a:avLst/>
                    </a:prstGeom>
                    <a:ln/>
                  </pic:spPr>
                </pic:pic>
              </a:graphicData>
            </a:graphic>
          </wp:inline>
        </w:drawing>
      </w:r>
    </w:p>
    <w:p w14:paraId="58454C61" w14:textId="6C9A2424" w:rsidR="00D9056D" w:rsidRDefault="003648D2" w:rsidP="00152B01">
      <w:pPr>
        <w:pStyle w:val="Caption"/>
        <w:jc w:val="center"/>
        <w:rPr>
          <w:rFonts w:eastAsia="Times New Roman" w:cs="Times New Roman"/>
          <w:szCs w:val="26"/>
        </w:rPr>
      </w:pPr>
      <w:bookmarkStart w:id="58" w:name="_Toc166252777"/>
      <w:r>
        <w:t xml:space="preserve">Hình  </w:t>
      </w:r>
      <w:r w:rsidR="00AC5000">
        <w:fldChar w:fldCharType="begin"/>
      </w:r>
      <w:r w:rsidR="00AC5000">
        <w:instrText xml:space="preserve"> SEQ Hình_ \* ARABIC </w:instrText>
      </w:r>
      <w:r w:rsidR="00AC5000">
        <w:fldChar w:fldCharType="separate"/>
      </w:r>
      <w:r>
        <w:rPr>
          <w:noProof/>
        </w:rPr>
        <w:t>25</w:t>
      </w:r>
      <w:r w:rsidR="00AC5000">
        <w:rPr>
          <w:noProof/>
        </w:rPr>
        <w:fldChar w:fldCharType="end"/>
      </w:r>
      <w:r w:rsidR="00152B01">
        <w:rPr>
          <w:noProof/>
        </w:rPr>
        <w:t xml:space="preserve"> AD </w:t>
      </w:r>
      <w:r w:rsidR="00152B01">
        <w:rPr>
          <w:rFonts w:eastAsia="Times New Roman" w:cs="Times New Roman"/>
          <w:szCs w:val="26"/>
        </w:rPr>
        <w:t>Đánh giá của sản phẩm</w:t>
      </w:r>
      <w:bookmarkEnd w:id="58"/>
    </w:p>
    <w:p w14:paraId="75900DC3" w14:textId="023CAF2F" w:rsidR="00D9056D" w:rsidRDefault="00D9056D" w:rsidP="00D9056D">
      <w:pPr>
        <w:pStyle w:val="Heading2"/>
        <w:rPr>
          <w:rFonts w:eastAsia="Times New Roman"/>
        </w:rPr>
      </w:pPr>
      <w:bookmarkStart w:id="59" w:name="_Toc166252813"/>
      <w:r>
        <w:rPr>
          <w:rFonts w:eastAsia="Times New Roman"/>
        </w:rPr>
        <w:t>Đặc tả use case Xem các sản phẩm</w:t>
      </w:r>
      <w:bookmarkEnd w:id="59"/>
    </w:p>
    <w:p w14:paraId="5533FE79" w14:textId="549A8AF0" w:rsidR="00D9056D" w:rsidRDefault="00152B01" w:rsidP="00152B01">
      <w:pPr>
        <w:pStyle w:val="Heading3"/>
        <w:rPr>
          <w:rFonts w:eastAsia="Times New Roman"/>
        </w:rPr>
      </w:pPr>
      <w:bookmarkStart w:id="60" w:name="_Toc166252814"/>
      <w:r>
        <w:rPr>
          <w:rFonts w:eastAsia="Times New Roman"/>
        </w:rPr>
        <w:t>Đặc tả use case hiển thị thông tin sản phẩm</w:t>
      </w:r>
      <w:bookmarkEnd w:id="60"/>
    </w:p>
    <w:tbl>
      <w:tblPr>
        <w:tblW w:w="9350" w:type="dxa"/>
        <w:tblLayout w:type="fixed"/>
        <w:tblLook w:val="0400" w:firstRow="0" w:lastRow="0" w:firstColumn="0" w:lastColumn="0" w:noHBand="0" w:noVBand="1"/>
      </w:tblPr>
      <w:tblGrid>
        <w:gridCol w:w="2119"/>
        <w:gridCol w:w="7231"/>
      </w:tblGrid>
      <w:tr w:rsidR="00D9056D" w14:paraId="64ABFE35" w14:textId="77777777">
        <w:tc>
          <w:tcPr>
            <w:tcW w:w="2119" w:type="dxa"/>
            <w:tcBorders>
              <w:top w:val="single" w:sz="4" w:space="0" w:color="000000"/>
              <w:left w:val="single" w:sz="4" w:space="0" w:color="000000"/>
              <w:bottom w:val="single" w:sz="4" w:space="0" w:color="000000"/>
              <w:right w:val="single" w:sz="4" w:space="0" w:color="000000"/>
            </w:tcBorders>
          </w:tcPr>
          <w:p w14:paraId="46B65221"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7231" w:type="dxa"/>
            <w:tcBorders>
              <w:top w:val="single" w:sz="4" w:space="0" w:color="000000"/>
              <w:left w:val="single" w:sz="4" w:space="0" w:color="000000"/>
              <w:bottom w:val="single" w:sz="4" w:space="0" w:color="000000"/>
              <w:right w:val="single" w:sz="4" w:space="0" w:color="000000"/>
            </w:tcBorders>
          </w:tcPr>
          <w:p w14:paraId="5B79A496" w14:textId="77777777" w:rsidR="00D9056D" w:rsidRDefault="00D9056D">
            <w:pPr>
              <w:spacing w:line="240" w:lineRule="auto"/>
              <w:rPr>
                <w:rFonts w:eastAsia="Times New Roman" w:cs="Times New Roman"/>
                <w:szCs w:val="26"/>
              </w:rPr>
            </w:pPr>
            <w:r>
              <w:rPr>
                <w:rFonts w:eastAsia="Times New Roman" w:cs="Times New Roman"/>
                <w:szCs w:val="26"/>
              </w:rPr>
              <w:t xml:space="preserve">9.1 </w:t>
            </w:r>
          </w:p>
        </w:tc>
      </w:tr>
      <w:tr w:rsidR="00D9056D" w14:paraId="5825A878" w14:textId="77777777">
        <w:tc>
          <w:tcPr>
            <w:tcW w:w="2119" w:type="dxa"/>
            <w:tcBorders>
              <w:top w:val="single" w:sz="4" w:space="0" w:color="000000"/>
              <w:left w:val="single" w:sz="4" w:space="0" w:color="000000"/>
              <w:bottom w:val="single" w:sz="4" w:space="0" w:color="000000"/>
              <w:right w:val="single" w:sz="4" w:space="0" w:color="000000"/>
            </w:tcBorders>
          </w:tcPr>
          <w:p w14:paraId="354430CA"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7231" w:type="dxa"/>
            <w:tcBorders>
              <w:top w:val="single" w:sz="4" w:space="0" w:color="000000"/>
              <w:left w:val="single" w:sz="4" w:space="0" w:color="000000"/>
              <w:bottom w:val="single" w:sz="4" w:space="0" w:color="000000"/>
              <w:right w:val="single" w:sz="4" w:space="0" w:color="000000"/>
            </w:tcBorders>
          </w:tcPr>
          <w:p w14:paraId="141080B0" w14:textId="77777777" w:rsidR="00D9056D" w:rsidRDefault="00D9056D">
            <w:pPr>
              <w:spacing w:line="240" w:lineRule="auto"/>
              <w:rPr>
                <w:rFonts w:eastAsia="Times New Roman" w:cs="Times New Roman"/>
                <w:szCs w:val="26"/>
              </w:rPr>
            </w:pPr>
            <w:r>
              <w:rPr>
                <w:rFonts w:eastAsia="Times New Roman" w:cs="Times New Roman"/>
                <w:szCs w:val="26"/>
              </w:rPr>
              <w:t>Hiển thị thông tin sản phẩm</w:t>
            </w:r>
          </w:p>
        </w:tc>
      </w:tr>
      <w:tr w:rsidR="00D9056D" w14:paraId="0135F5A7" w14:textId="77777777">
        <w:tc>
          <w:tcPr>
            <w:tcW w:w="2119" w:type="dxa"/>
            <w:tcBorders>
              <w:top w:val="single" w:sz="4" w:space="0" w:color="000000"/>
              <w:left w:val="single" w:sz="4" w:space="0" w:color="000000"/>
              <w:bottom w:val="single" w:sz="4" w:space="0" w:color="000000"/>
              <w:right w:val="single" w:sz="4" w:space="0" w:color="000000"/>
            </w:tcBorders>
          </w:tcPr>
          <w:p w14:paraId="37BCD6D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7231" w:type="dxa"/>
            <w:tcBorders>
              <w:top w:val="single" w:sz="4" w:space="0" w:color="000000"/>
              <w:left w:val="single" w:sz="4" w:space="0" w:color="000000"/>
              <w:bottom w:val="single" w:sz="4" w:space="0" w:color="000000"/>
              <w:right w:val="single" w:sz="4" w:space="0" w:color="000000"/>
            </w:tcBorders>
          </w:tcPr>
          <w:p w14:paraId="628AC860" w14:textId="77777777" w:rsidR="00D9056D" w:rsidRDefault="00D9056D">
            <w:pPr>
              <w:spacing w:line="240" w:lineRule="auto"/>
              <w:rPr>
                <w:rFonts w:eastAsia="Times New Roman" w:cs="Times New Roman"/>
                <w:szCs w:val="26"/>
              </w:rPr>
            </w:pPr>
            <w:r>
              <w:rPr>
                <w:rFonts w:eastAsia="Times New Roman" w:cs="Times New Roman"/>
                <w:szCs w:val="26"/>
              </w:rPr>
              <w:t xml:space="preserve">Là khách hàng, tôi muốn xem các mô tả về sản phẩm </w:t>
            </w:r>
          </w:p>
        </w:tc>
      </w:tr>
      <w:tr w:rsidR="00D9056D" w14:paraId="771D847F" w14:textId="77777777">
        <w:tc>
          <w:tcPr>
            <w:tcW w:w="2119" w:type="dxa"/>
            <w:tcBorders>
              <w:top w:val="single" w:sz="4" w:space="0" w:color="000000"/>
              <w:left w:val="single" w:sz="4" w:space="0" w:color="000000"/>
              <w:bottom w:val="single" w:sz="4" w:space="0" w:color="000000"/>
              <w:right w:val="single" w:sz="4" w:space="0" w:color="000000"/>
            </w:tcBorders>
          </w:tcPr>
          <w:p w14:paraId="0E1DB4EE"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7231" w:type="dxa"/>
            <w:tcBorders>
              <w:top w:val="single" w:sz="4" w:space="0" w:color="000000"/>
              <w:left w:val="single" w:sz="4" w:space="0" w:color="000000"/>
              <w:bottom w:val="single" w:sz="4" w:space="0" w:color="000000"/>
              <w:right w:val="single" w:sz="4" w:space="0" w:color="000000"/>
            </w:tcBorders>
          </w:tcPr>
          <w:p w14:paraId="24B2B6DA" w14:textId="77777777" w:rsidR="00D9056D" w:rsidRDefault="00D9056D">
            <w:pPr>
              <w:spacing w:line="240" w:lineRule="auto"/>
              <w:rPr>
                <w:rFonts w:eastAsia="Times New Roman" w:cs="Times New Roman"/>
                <w:szCs w:val="26"/>
              </w:rPr>
            </w:pPr>
            <w:r>
              <w:rPr>
                <w:rFonts w:eastAsia="Times New Roman" w:cs="Times New Roman"/>
                <w:szCs w:val="26"/>
              </w:rPr>
              <w:t>Khách hàng</w:t>
            </w:r>
          </w:p>
        </w:tc>
      </w:tr>
      <w:tr w:rsidR="00D9056D" w14:paraId="1D9617F5" w14:textId="77777777">
        <w:tc>
          <w:tcPr>
            <w:tcW w:w="2119" w:type="dxa"/>
            <w:tcBorders>
              <w:top w:val="single" w:sz="4" w:space="0" w:color="000000"/>
              <w:left w:val="single" w:sz="4" w:space="0" w:color="000000"/>
              <w:bottom w:val="single" w:sz="4" w:space="0" w:color="000000"/>
              <w:right w:val="single" w:sz="4" w:space="0" w:color="000000"/>
            </w:tcBorders>
          </w:tcPr>
          <w:p w14:paraId="427106A4"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7231" w:type="dxa"/>
            <w:tcBorders>
              <w:top w:val="single" w:sz="4" w:space="0" w:color="000000"/>
              <w:left w:val="single" w:sz="4" w:space="0" w:color="000000"/>
              <w:bottom w:val="single" w:sz="4" w:space="0" w:color="000000"/>
              <w:right w:val="single" w:sz="4" w:space="0" w:color="000000"/>
            </w:tcBorders>
          </w:tcPr>
          <w:p w14:paraId="0518A59C"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6045A83C" w14:textId="77777777">
        <w:tc>
          <w:tcPr>
            <w:tcW w:w="2119" w:type="dxa"/>
            <w:tcBorders>
              <w:top w:val="single" w:sz="4" w:space="0" w:color="000000"/>
              <w:left w:val="single" w:sz="4" w:space="0" w:color="000000"/>
              <w:bottom w:val="single" w:sz="4" w:space="0" w:color="000000"/>
              <w:right w:val="single" w:sz="4" w:space="0" w:color="000000"/>
            </w:tcBorders>
          </w:tcPr>
          <w:p w14:paraId="2221D405"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7231" w:type="dxa"/>
            <w:tcBorders>
              <w:top w:val="single" w:sz="4" w:space="0" w:color="000000"/>
              <w:left w:val="single" w:sz="4" w:space="0" w:color="000000"/>
              <w:bottom w:val="single" w:sz="4" w:space="0" w:color="000000"/>
              <w:right w:val="single" w:sz="4" w:space="0" w:color="000000"/>
            </w:tcBorders>
          </w:tcPr>
          <w:p w14:paraId="06CF7845" w14:textId="77777777" w:rsidR="00D9056D" w:rsidRDefault="00D9056D">
            <w:pPr>
              <w:spacing w:line="240" w:lineRule="auto"/>
              <w:rPr>
                <w:rFonts w:eastAsia="Times New Roman" w:cs="Times New Roman"/>
                <w:szCs w:val="26"/>
              </w:rPr>
            </w:pPr>
            <w:r>
              <w:rPr>
                <w:rFonts w:eastAsia="Times New Roman" w:cs="Times New Roman"/>
                <w:szCs w:val="26"/>
              </w:rPr>
              <w:t>Người dùng chọn vào sản phẩm và xem các mô tả về sản phẩm</w:t>
            </w:r>
          </w:p>
        </w:tc>
      </w:tr>
      <w:tr w:rsidR="00D9056D" w14:paraId="5436BF17" w14:textId="77777777">
        <w:tc>
          <w:tcPr>
            <w:tcW w:w="2119" w:type="dxa"/>
            <w:tcBorders>
              <w:top w:val="single" w:sz="4" w:space="0" w:color="000000"/>
              <w:left w:val="single" w:sz="4" w:space="0" w:color="000000"/>
              <w:bottom w:val="single" w:sz="4" w:space="0" w:color="000000"/>
              <w:right w:val="single" w:sz="4" w:space="0" w:color="000000"/>
            </w:tcBorders>
          </w:tcPr>
          <w:p w14:paraId="6B53F656"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7231" w:type="dxa"/>
            <w:tcBorders>
              <w:top w:val="single" w:sz="4" w:space="0" w:color="000000"/>
              <w:left w:val="single" w:sz="4" w:space="0" w:color="000000"/>
              <w:bottom w:val="single" w:sz="4" w:space="0" w:color="000000"/>
              <w:right w:val="single" w:sz="4" w:space="0" w:color="000000"/>
            </w:tcBorders>
          </w:tcPr>
          <w:p w14:paraId="0F1E3AB4"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đã tìm kiếm sản phẩm quan tâm</w:t>
            </w:r>
          </w:p>
          <w:p w14:paraId="15BECFCE" w14:textId="77777777" w:rsidR="00D9056D" w:rsidRDefault="00D9056D" w:rsidP="00DB1A4E">
            <w:pPr>
              <w:numPr>
                <w:ilvl w:val="0"/>
                <w:numId w:val="26"/>
              </w:numPr>
              <w:spacing w:line="240" w:lineRule="auto"/>
              <w:jc w:val="left"/>
              <w:rPr>
                <w:color w:val="000000"/>
              </w:rPr>
            </w:pPr>
            <w:r>
              <w:rPr>
                <w:rFonts w:eastAsia="Times New Roman" w:cs="Times New Roman"/>
                <w:color w:val="000000"/>
                <w:szCs w:val="26"/>
              </w:rPr>
              <w:t>Người dùng lướt xem các mô tả sản phẩm</w:t>
            </w:r>
          </w:p>
        </w:tc>
      </w:tr>
      <w:tr w:rsidR="00D9056D" w14:paraId="1648C163" w14:textId="77777777">
        <w:tc>
          <w:tcPr>
            <w:tcW w:w="2119" w:type="dxa"/>
            <w:tcBorders>
              <w:top w:val="single" w:sz="4" w:space="0" w:color="000000"/>
              <w:left w:val="single" w:sz="4" w:space="0" w:color="000000"/>
              <w:bottom w:val="single" w:sz="4" w:space="0" w:color="000000"/>
              <w:right w:val="single" w:sz="4" w:space="0" w:color="000000"/>
            </w:tcBorders>
          </w:tcPr>
          <w:p w14:paraId="534DCA78"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7231" w:type="dxa"/>
            <w:tcBorders>
              <w:top w:val="single" w:sz="4" w:space="0" w:color="000000"/>
              <w:left w:val="single" w:sz="4" w:space="0" w:color="000000"/>
              <w:bottom w:val="single" w:sz="4" w:space="0" w:color="000000"/>
              <w:right w:val="single" w:sz="4" w:space="0" w:color="000000"/>
            </w:tcBorders>
          </w:tcPr>
          <w:p w14:paraId="6A5D33C2"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hiển thị chi tiết các mô tả về sản phẩm khách hàng quan tâm</w:t>
            </w:r>
          </w:p>
          <w:p w14:paraId="14979556"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lastRenderedPageBreak/>
              <w:t xml:space="preserve">Hệ thống </w:t>
            </w:r>
            <w:r>
              <w:rPr>
                <w:rFonts w:eastAsia="Times New Roman" w:cs="Times New Roman"/>
                <w:szCs w:val="26"/>
              </w:rPr>
              <w:t>hiển</w:t>
            </w:r>
            <w:r>
              <w:rPr>
                <w:rFonts w:eastAsia="Times New Roman" w:cs="Times New Roman"/>
                <w:color w:val="000000"/>
                <w:szCs w:val="26"/>
              </w:rPr>
              <w:t xml:space="preserve"> thị các thông tin chi tiết : hình ảnh về sản phẩm, tên sản phẩm,công dụng, thành phần, mục đích sử dụng, nơi sản xuất, hạn sử dụng,...</w:t>
            </w:r>
          </w:p>
        </w:tc>
      </w:tr>
      <w:tr w:rsidR="00D9056D" w14:paraId="3B0EB839" w14:textId="77777777">
        <w:tc>
          <w:tcPr>
            <w:tcW w:w="2119" w:type="dxa"/>
            <w:tcBorders>
              <w:top w:val="single" w:sz="4" w:space="0" w:color="000000"/>
              <w:left w:val="single" w:sz="4" w:space="0" w:color="000000"/>
              <w:bottom w:val="single" w:sz="4" w:space="0" w:color="000000"/>
              <w:right w:val="single" w:sz="4" w:space="0" w:color="000000"/>
            </w:tcBorders>
          </w:tcPr>
          <w:p w14:paraId="002FAED6" w14:textId="77777777" w:rsidR="00D9056D" w:rsidRDefault="00D9056D">
            <w:pPr>
              <w:spacing w:line="240" w:lineRule="auto"/>
              <w:rPr>
                <w:rFonts w:eastAsia="Times New Roman" w:cs="Times New Roman"/>
                <w:szCs w:val="26"/>
              </w:rPr>
            </w:pPr>
            <w:r>
              <w:rPr>
                <w:rFonts w:eastAsia="Times New Roman" w:cs="Times New Roman"/>
                <w:color w:val="000000"/>
                <w:szCs w:val="26"/>
              </w:rPr>
              <w:lastRenderedPageBreak/>
              <w:t>Main flow</w:t>
            </w:r>
          </w:p>
        </w:tc>
        <w:tc>
          <w:tcPr>
            <w:tcW w:w="7231" w:type="dxa"/>
            <w:tcBorders>
              <w:top w:val="single" w:sz="4" w:space="0" w:color="000000"/>
              <w:left w:val="single" w:sz="4" w:space="0" w:color="000000"/>
              <w:bottom w:val="single" w:sz="4" w:space="0" w:color="000000"/>
              <w:right w:val="single" w:sz="4" w:space="0" w:color="000000"/>
            </w:tcBorders>
          </w:tcPr>
          <w:p w14:paraId="4053003D"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 Người dùng tìm tên sản phẩm muốn tìm hiểu </w:t>
            </w:r>
          </w:p>
          <w:p w14:paraId="4B3CFC5A"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w:t>
            </w:r>
            <w:r>
              <w:rPr>
                <w:rFonts w:eastAsia="Times New Roman" w:cs="Times New Roman"/>
                <w:szCs w:val="26"/>
              </w:rPr>
              <w:t>dùng</w:t>
            </w:r>
            <w:r>
              <w:rPr>
                <w:rFonts w:eastAsia="Times New Roman" w:cs="Times New Roman"/>
                <w:color w:val="000000"/>
                <w:szCs w:val="26"/>
              </w:rPr>
              <w:t xml:space="preserve"> chọn vào sản phẩm muốn xem</w:t>
            </w:r>
          </w:p>
          <w:p w14:paraId="7DA9E8E6"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 Hệ thống truy xuất các thông tin chi tiết về sản </w:t>
            </w:r>
            <w:proofErr w:type="gramStart"/>
            <w:r>
              <w:rPr>
                <w:rFonts w:eastAsia="Times New Roman" w:cs="Times New Roman"/>
                <w:color w:val="000000"/>
                <w:szCs w:val="26"/>
              </w:rPr>
              <w:t>phẩm :</w:t>
            </w:r>
            <w:proofErr w:type="gramEnd"/>
            <w:r>
              <w:rPr>
                <w:rFonts w:eastAsia="Times New Roman" w:cs="Times New Roman"/>
                <w:color w:val="000000"/>
                <w:szCs w:val="26"/>
              </w:rPr>
              <w:t xml:space="preserve"> hình ảnh về sản phẩm, tên sản phẩm,công dụng, thành phần, mục đích sử dụng, nơi sản xuất, hạn sử dụng,...</w:t>
            </w:r>
          </w:p>
          <w:p w14:paraId="7A58C87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chi tiết thông tin lên màn hình</w:t>
            </w:r>
          </w:p>
        </w:tc>
      </w:tr>
      <w:tr w:rsidR="00D9056D" w14:paraId="33A43AFB" w14:textId="77777777">
        <w:trPr>
          <w:trHeight w:val="435"/>
        </w:trPr>
        <w:tc>
          <w:tcPr>
            <w:tcW w:w="2119" w:type="dxa"/>
            <w:tcBorders>
              <w:top w:val="single" w:sz="4" w:space="0" w:color="000000"/>
              <w:left w:val="single" w:sz="4" w:space="0" w:color="000000"/>
              <w:bottom w:val="single" w:sz="4" w:space="0" w:color="000000"/>
              <w:right w:val="single" w:sz="4" w:space="0" w:color="000000"/>
            </w:tcBorders>
          </w:tcPr>
          <w:p w14:paraId="3EBE3175"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7231" w:type="dxa"/>
            <w:tcBorders>
              <w:top w:val="single" w:sz="4" w:space="0" w:color="000000"/>
              <w:left w:val="single" w:sz="4" w:space="0" w:color="000000"/>
              <w:bottom w:val="single" w:sz="4" w:space="0" w:color="000000"/>
              <w:right w:val="single" w:sz="4" w:space="0" w:color="000000"/>
            </w:tcBorders>
          </w:tcPr>
          <w:p w14:paraId="217C2BAC"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3A559B0F" w14:textId="77777777">
        <w:tc>
          <w:tcPr>
            <w:tcW w:w="2119" w:type="dxa"/>
            <w:tcBorders>
              <w:top w:val="single" w:sz="4" w:space="0" w:color="000000"/>
              <w:left w:val="single" w:sz="4" w:space="0" w:color="000000"/>
              <w:bottom w:val="single" w:sz="4" w:space="0" w:color="000000"/>
              <w:right w:val="single" w:sz="4" w:space="0" w:color="000000"/>
            </w:tcBorders>
          </w:tcPr>
          <w:p w14:paraId="3E776C53"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7231" w:type="dxa"/>
            <w:tcBorders>
              <w:top w:val="single" w:sz="4" w:space="0" w:color="000000"/>
              <w:left w:val="single" w:sz="4" w:space="0" w:color="000000"/>
              <w:bottom w:val="single" w:sz="4" w:space="0" w:color="000000"/>
              <w:right w:val="single" w:sz="4" w:space="0" w:color="000000"/>
            </w:tcBorders>
          </w:tcPr>
          <w:p w14:paraId="06838E63" w14:textId="77777777" w:rsidR="00D9056D" w:rsidRDefault="00D9056D">
            <w:pPr>
              <w:spacing w:after="0" w:line="240" w:lineRule="auto"/>
              <w:rPr>
                <w:rFonts w:eastAsia="Times New Roman" w:cs="Times New Roman"/>
                <w:szCs w:val="26"/>
              </w:rPr>
            </w:pPr>
            <w:r>
              <w:rPr>
                <w:rFonts w:eastAsia="Times New Roman" w:cs="Times New Roman"/>
                <w:szCs w:val="26"/>
              </w:rPr>
              <w:t>1a. Nếu thông tin sản phẩm không hợp lệ, hệ thống hiển thị thông báo “Sản phẩm không có sẵn” và kết thúc.</w:t>
            </w:r>
          </w:p>
          <w:p w14:paraId="7FFA2475" w14:textId="77777777" w:rsidR="00D9056D" w:rsidRDefault="00D9056D">
            <w:pPr>
              <w:spacing w:after="0" w:line="240" w:lineRule="auto"/>
              <w:rPr>
                <w:rFonts w:eastAsia="Times New Roman" w:cs="Times New Roman"/>
                <w:szCs w:val="26"/>
              </w:rPr>
            </w:pPr>
            <w:r>
              <w:rPr>
                <w:rFonts w:eastAsia="Times New Roman" w:cs="Times New Roman"/>
                <w:szCs w:val="26"/>
              </w:rPr>
              <w:t xml:space="preserve">3.a Nếu hệ thống truy xuất gặp sự </w:t>
            </w:r>
            <w:proofErr w:type="gramStart"/>
            <w:r>
              <w:rPr>
                <w:rFonts w:eastAsia="Times New Roman" w:cs="Times New Roman"/>
                <w:szCs w:val="26"/>
              </w:rPr>
              <w:t>cố ,hệ</w:t>
            </w:r>
            <w:proofErr w:type="gramEnd"/>
            <w:r>
              <w:rPr>
                <w:rFonts w:eastAsia="Times New Roman" w:cs="Times New Roman"/>
                <w:szCs w:val="26"/>
              </w:rPr>
              <w:t xml:space="preserve"> thống hiển thị thông báo “Lỗi! Không truy cập được” và kết thúc</w:t>
            </w:r>
          </w:p>
        </w:tc>
      </w:tr>
      <w:tr w:rsidR="00D9056D" w14:paraId="272D3891" w14:textId="77777777">
        <w:tc>
          <w:tcPr>
            <w:tcW w:w="2119" w:type="dxa"/>
            <w:tcBorders>
              <w:top w:val="single" w:sz="4" w:space="0" w:color="000000"/>
              <w:left w:val="single" w:sz="4" w:space="0" w:color="000000"/>
              <w:bottom w:val="single" w:sz="4" w:space="0" w:color="000000"/>
              <w:right w:val="single" w:sz="4" w:space="0" w:color="000000"/>
            </w:tcBorders>
          </w:tcPr>
          <w:p w14:paraId="012A605A"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7231" w:type="dxa"/>
            <w:tcBorders>
              <w:top w:val="single" w:sz="4" w:space="0" w:color="000000"/>
              <w:left w:val="single" w:sz="4" w:space="0" w:color="000000"/>
              <w:bottom w:val="single" w:sz="4" w:space="0" w:color="000000"/>
              <w:right w:val="single" w:sz="4" w:space="0" w:color="000000"/>
            </w:tcBorders>
          </w:tcPr>
          <w:p w14:paraId="51BEFE43"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303E6EB4" w14:textId="77777777">
        <w:tc>
          <w:tcPr>
            <w:tcW w:w="2119" w:type="dxa"/>
            <w:tcBorders>
              <w:top w:val="single" w:sz="4" w:space="0" w:color="000000"/>
              <w:left w:val="single" w:sz="4" w:space="0" w:color="000000"/>
              <w:bottom w:val="single" w:sz="4" w:space="0" w:color="000000"/>
              <w:right w:val="single" w:sz="4" w:space="0" w:color="000000"/>
            </w:tcBorders>
          </w:tcPr>
          <w:p w14:paraId="0CDFEB05"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7231" w:type="dxa"/>
            <w:tcBorders>
              <w:top w:val="single" w:sz="4" w:space="0" w:color="000000"/>
              <w:left w:val="single" w:sz="4" w:space="0" w:color="000000"/>
              <w:bottom w:val="single" w:sz="4" w:space="0" w:color="000000"/>
              <w:right w:val="single" w:sz="4" w:space="0" w:color="000000"/>
            </w:tcBorders>
          </w:tcPr>
          <w:p w14:paraId="0547D837"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6629B61F" w14:textId="45E501C9" w:rsidR="00D9056D" w:rsidRDefault="00D9056D">
      <w:pPr>
        <w:rPr>
          <w:rFonts w:eastAsia="Times New Roman" w:cs="Times New Roman"/>
          <w:szCs w:val="26"/>
        </w:rPr>
      </w:pPr>
      <w:r>
        <w:rPr>
          <w:rFonts w:eastAsia="Times New Roman" w:cs="Times New Roman"/>
          <w:szCs w:val="26"/>
        </w:rPr>
        <w:t>Sơ đồ hoạt động</w:t>
      </w:r>
    </w:p>
    <w:p w14:paraId="45DC0965" w14:textId="77777777" w:rsidR="003648D2" w:rsidRDefault="00D9056D" w:rsidP="003648D2">
      <w:pPr>
        <w:keepNext/>
        <w:pBdr>
          <w:top w:val="nil"/>
          <w:left w:val="nil"/>
          <w:bottom w:val="nil"/>
          <w:right w:val="nil"/>
          <w:between w:val="nil"/>
        </w:pBdr>
        <w:spacing w:line="240" w:lineRule="auto"/>
      </w:pPr>
      <w:r>
        <w:rPr>
          <w:rFonts w:eastAsia="Times New Roman" w:cs="Times New Roman"/>
          <w:noProof/>
          <w:sz w:val="24"/>
          <w:szCs w:val="24"/>
        </w:rPr>
        <w:drawing>
          <wp:inline distT="114300" distB="114300" distL="114300" distR="114300" wp14:anchorId="0A41C9C8" wp14:editId="6DFDB418">
            <wp:extent cx="5076205" cy="4547796"/>
            <wp:effectExtent l="0" t="0" r="0" b="5715"/>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084757" cy="4555458"/>
                    </a:xfrm>
                    <a:prstGeom prst="rect">
                      <a:avLst/>
                    </a:prstGeom>
                    <a:ln/>
                  </pic:spPr>
                </pic:pic>
              </a:graphicData>
            </a:graphic>
          </wp:inline>
        </w:drawing>
      </w:r>
    </w:p>
    <w:p w14:paraId="693CAF15" w14:textId="17D39383" w:rsidR="00D9056D" w:rsidRDefault="003648D2" w:rsidP="00152B01">
      <w:pPr>
        <w:pStyle w:val="Caption"/>
        <w:jc w:val="center"/>
        <w:rPr>
          <w:rFonts w:eastAsia="Times New Roman" w:cs="Times New Roman"/>
          <w:color w:val="000000"/>
          <w:sz w:val="24"/>
          <w:szCs w:val="24"/>
        </w:rPr>
      </w:pPr>
      <w:bookmarkStart w:id="61" w:name="_Toc166252778"/>
      <w:r>
        <w:t xml:space="preserve">Hình  </w:t>
      </w:r>
      <w:r w:rsidR="00AC5000">
        <w:fldChar w:fldCharType="begin"/>
      </w:r>
      <w:r w:rsidR="00AC5000">
        <w:instrText xml:space="preserve"> SEQ Hình_ \* ARABIC </w:instrText>
      </w:r>
      <w:r w:rsidR="00AC5000">
        <w:fldChar w:fldCharType="separate"/>
      </w:r>
      <w:r>
        <w:rPr>
          <w:noProof/>
        </w:rPr>
        <w:t>26</w:t>
      </w:r>
      <w:r w:rsidR="00AC5000">
        <w:rPr>
          <w:noProof/>
        </w:rPr>
        <w:fldChar w:fldCharType="end"/>
      </w:r>
      <w:r w:rsidR="00152B01">
        <w:rPr>
          <w:noProof/>
        </w:rPr>
        <w:t xml:space="preserve"> AD</w:t>
      </w:r>
      <w:r w:rsidR="00152B01" w:rsidRPr="00152B01">
        <w:rPr>
          <w:rFonts w:eastAsia="Times New Roman" w:cs="Times New Roman"/>
          <w:szCs w:val="26"/>
        </w:rPr>
        <w:t xml:space="preserve"> </w:t>
      </w:r>
      <w:r w:rsidR="00152B01">
        <w:rPr>
          <w:rFonts w:eastAsia="Times New Roman" w:cs="Times New Roman"/>
          <w:szCs w:val="26"/>
        </w:rPr>
        <w:t>Hiển thị thông tin sản phẩm</w:t>
      </w:r>
      <w:bookmarkEnd w:id="61"/>
    </w:p>
    <w:p w14:paraId="50D15E0C" w14:textId="39F6464C" w:rsidR="00D9056D" w:rsidRDefault="00152B01" w:rsidP="00152B01">
      <w:pPr>
        <w:pStyle w:val="Heading3"/>
        <w:rPr>
          <w:rFonts w:eastAsia="Times New Roman"/>
        </w:rPr>
      </w:pPr>
      <w:bookmarkStart w:id="62" w:name="_Toc166252815"/>
      <w:r>
        <w:rPr>
          <w:rFonts w:eastAsia="Times New Roman"/>
        </w:rPr>
        <w:lastRenderedPageBreak/>
        <w:t>Đặc tả use case hiển thị đánh giá của khách hàng về sản phẩm</w:t>
      </w:r>
      <w:bookmarkEnd w:id="62"/>
    </w:p>
    <w:tbl>
      <w:tblPr>
        <w:tblW w:w="9330" w:type="dxa"/>
        <w:tblInd w:w="15" w:type="dxa"/>
        <w:tblLayout w:type="fixed"/>
        <w:tblLook w:val="0400" w:firstRow="0" w:lastRow="0" w:firstColumn="0" w:lastColumn="0" w:noHBand="0" w:noVBand="1"/>
      </w:tblPr>
      <w:tblGrid>
        <w:gridCol w:w="2280"/>
        <w:gridCol w:w="7050"/>
      </w:tblGrid>
      <w:tr w:rsidR="00D9056D" w14:paraId="0F6337A0" w14:textId="77777777">
        <w:tc>
          <w:tcPr>
            <w:tcW w:w="2280" w:type="dxa"/>
            <w:tcBorders>
              <w:top w:val="single" w:sz="4" w:space="0" w:color="000000"/>
              <w:left w:val="single" w:sz="4" w:space="0" w:color="000000"/>
              <w:bottom w:val="single" w:sz="4" w:space="0" w:color="000000"/>
              <w:right w:val="single" w:sz="4" w:space="0" w:color="000000"/>
            </w:tcBorders>
          </w:tcPr>
          <w:p w14:paraId="0B11CDC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7050" w:type="dxa"/>
            <w:tcBorders>
              <w:top w:val="single" w:sz="4" w:space="0" w:color="000000"/>
              <w:left w:val="single" w:sz="4" w:space="0" w:color="000000"/>
              <w:bottom w:val="single" w:sz="4" w:space="0" w:color="000000"/>
              <w:right w:val="single" w:sz="4" w:space="0" w:color="000000"/>
            </w:tcBorders>
          </w:tcPr>
          <w:p w14:paraId="450FEF7C" w14:textId="77777777" w:rsidR="00D9056D" w:rsidRDefault="00D9056D">
            <w:pPr>
              <w:spacing w:line="240" w:lineRule="auto"/>
              <w:rPr>
                <w:rFonts w:eastAsia="Times New Roman" w:cs="Times New Roman"/>
                <w:szCs w:val="26"/>
              </w:rPr>
            </w:pPr>
            <w:r>
              <w:rPr>
                <w:rFonts w:eastAsia="Times New Roman" w:cs="Times New Roman"/>
                <w:szCs w:val="26"/>
              </w:rPr>
              <w:t>9.2</w:t>
            </w:r>
          </w:p>
        </w:tc>
      </w:tr>
      <w:tr w:rsidR="00D9056D" w14:paraId="5CD8F141" w14:textId="77777777">
        <w:tc>
          <w:tcPr>
            <w:tcW w:w="2280" w:type="dxa"/>
            <w:tcBorders>
              <w:top w:val="single" w:sz="4" w:space="0" w:color="000000"/>
              <w:left w:val="single" w:sz="4" w:space="0" w:color="000000"/>
              <w:bottom w:val="single" w:sz="4" w:space="0" w:color="000000"/>
              <w:right w:val="single" w:sz="4" w:space="0" w:color="000000"/>
            </w:tcBorders>
          </w:tcPr>
          <w:p w14:paraId="6C59A4DA"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7050" w:type="dxa"/>
            <w:tcBorders>
              <w:top w:val="single" w:sz="4" w:space="0" w:color="000000"/>
              <w:left w:val="single" w:sz="4" w:space="0" w:color="000000"/>
              <w:bottom w:val="single" w:sz="4" w:space="0" w:color="000000"/>
              <w:right w:val="single" w:sz="4" w:space="0" w:color="000000"/>
            </w:tcBorders>
          </w:tcPr>
          <w:p w14:paraId="46163415" w14:textId="77777777" w:rsidR="00D9056D" w:rsidRDefault="00D9056D">
            <w:pPr>
              <w:spacing w:line="240" w:lineRule="auto"/>
              <w:rPr>
                <w:rFonts w:eastAsia="Times New Roman" w:cs="Times New Roman"/>
                <w:szCs w:val="26"/>
              </w:rPr>
            </w:pPr>
            <w:r>
              <w:rPr>
                <w:rFonts w:eastAsia="Times New Roman" w:cs="Times New Roman"/>
                <w:szCs w:val="26"/>
              </w:rPr>
              <w:t>Hiển thị đánh giá của khách hàng về sản phẩm</w:t>
            </w:r>
          </w:p>
        </w:tc>
      </w:tr>
      <w:tr w:rsidR="00D9056D" w14:paraId="12E11242" w14:textId="77777777">
        <w:tc>
          <w:tcPr>
            <w:tcW w:w="2280" w:type="dxa"/>
            <w:tcBorders>
              <w:top w:val="single" w:sz="4" w:space="0" w:color="000000"/>
              <w:left w:val="single" w:sz="4" w:space="0" w:color="000000"/>
              <w:bottom w:val="single" w:sz="4" w:space="0" w:color="000000"/>
              <w:right w:val="single" w:sz="4" w:space="0" w:color="000000"/>
            </w:tcBorders>
          </w:tcPr>
          <w:p w14:paraId="09AC2C79"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7050" w:type="dxa"/>
            <w:tcBorders>
              <w:top w:val="single" w:sz="4" w:space="0" w:color="000000"/>
              <w:left w:val="single" w:sz="4" w:space="0" w:color="000000"/>
              <w:bottom w:val="single" w:sz="4" w:space="0" w:color="000000"/>
              <w:right w:val="single" w:sz="4" w:space="0" w:color="000000"/>
            </w:tcBorders>
          </w:tcPr>
          <w:p w14:paraId="2D32D9FA" w14:textId="77777777" w:rsidR="00D9056D" w:rsidRDefault="00D9056D">
            <w:pPr>
              <w:spacing w:line="240" w:lineRule="auto"/>
              <w:rPr>
                <w:rFonts w:eastAsia="Times New Roman" w:cs="Times New Roman"/>
                <w:szCs w:val="26"/>
              </w:rPr>
            </w:pPr>
            <w:r>
              <w:rPr>
                <w:rFonts w:eastAsia="Times New Roman" w:cs="Times New Roman"/>
                <w:szCs w:val="26"/>
              </w:rPr>
              <w:t xml:space="preserve">Tôi là khách hàng, tôi muốn xem đánh giá của sản phẩm </w:t>
            </w:r>
          </w:p>
        </w:tc>
      </w:tr>
      <w:tr w:rsidR="00D9056D" w14:paraId="3A14DB63" w14:textId="77777777">
        <w:tc>
          <w:tcPr>
            <w:tcW w:w="2280" w:type="dxa"/>
            <w:tcBorders>
              <w:top w:val="single" w:sz="4" w:space="0" w:color="000000"/>
              <w:left w:val="single" w:sz="4" w:space="0" w:color="000000"/>
              <w:bottom w:val="single" w:sz="4" w:space="0" w:color="000000"/>
              <w:right w:val="single" w:sz="4" w:space="0" w:color="000000"/>
            </w:tcBorders>
          </w:tcPr>
          <w:p w14:paraId="5F86178F"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7050" w:type="dxa"/>
            <w:tcBorders>
              <w:top w:val="single" w:sz="4" w:space="0" w:color="000000"/>
              <w:left w:val="single" w:sz="4" w:space="0" w:color="000000"/>
              <w:bottom w:val="single" w:sz="4" w:space="0" w:color="000000"/>
              <w:right w:val="single" w:sz="4" w:space="0" w:color="000000"/>
            </w:tcBorders>
          </w:tcPr>
          <w:p w14:paraId="3642C1E2" w14:textId="77777777" w:rsidR="00D9056D" w:rsidRDefault="00D9056D">
            <w:pPr>
              <w:spacing w:line="240" w:lineRule="auto"/>
              <w:rPr>
                <w:rFonts w:eastAsia="Times New Roman" w:cs="Times New Roman"/>
                <w:szCs w:val="26"/>
              </w:rPr>
            </w:pPr>
            <w:r>
              <w:rPr>
                <w:rFonts w:eastAsia="Times New Roman" w:cs="Times New Roman"/>
                <w:szCs w:val="26"/>
              </w:rPr>
              <w:t>Khách hàng</w:t>
            </w:r>
          </w:p>
        </w:tc>
      </w:tr>
      <w:tr w:rsidR="00D9056D" w14:paraId="29379DBF" w14:textId="77777777">
        <w:tc>
          <w:tcPr>
            <w:tcW w:w="2280" w:type="dxa"/>
            <w:tcBorders>
              <w:top w:val="single" w:sz="4" w:space="0" w:color="000000"/>
              <w:left w:val="single" w:sz="4" w:space="0" w:color="000000"/>
              <w:bottom w:val="single" w:sz="4" w:space="0" w:color="000000"/>
              <w:right w:val="single" w:sz="4" w:space="0" w:color="000000"/>
            </w:tcBorders>
          </w:tcPr>
          <w:p w14:paraId="4D31281A"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7050" w:type="dxa"/>
            <w:tcBorders>
              <w:top w:val="single" w:sz="4" w:space="0" w:color="000000"/>
              <w:left w:val="single" w:sz="4" w:space="0" w:color="000000"/>
              <w:bottom w:val="single" w:sz="4" w:space="0" w:color="000000"/>
              <w:right w:val="single" w:sz="4" w:space="0" w:color="000000"/>
            </w:tcBorders>
          </w:tcPr>
          <w:p w14:paraId="71DC3DB1"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279A04D9" w14:textId="77777777">
        <w:tc>
          <w:tcPr>
            <w:tcW w:w="2280" w:type="dxa"/>
            <w:tcBorders>
              <w:top w:val="single" w:sz="4" w:space="0" w:color="000000"/>
              <w:left w:val="single" w:sz="4" w:space="0" w:color="000000"/>
              <w:bottom w:val="single" w:sz="4" w:space="0" w:color="000000"/>
              <w:right w:val="single" w:sz="4" w:space="0" w:color="000000"/>
            </w:tcBorders>
          </w:tcPr>
          <w:p w14:paraId="55AB7856"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7050" w:type="dxa"/>
            <w:tcBorders>
              <w:top w:val="single" w:sz="4" w:space="0" w:color="000000"/>
              <w:left w:val="single" w:sz="4" w:space="0" w:color="000000"/>
              <w:bottom w:val="single" w:sz="4" w:space="0" w:color="000000"/>
              <w:right w:val="single" w:sz="4" w:space="0" w:color="000000"/>
            </w:tcBorders>
          </w:tcPr>
          <w:p w14:paraId="2E344DD1" w14:textId="77777777" w:rsidR="00D9056D" w:rsidRDefault="00D9056D">
            <w:pPr>
              <w:spacing w:line="240" w:lineRule="auto"/>
              <w:rPr>
                <w:rFonts w:eastAsia="Times New Roman" w:cs="Times New Roman"/>
                <w:szCs w:val="26"/>
              </w:rPr>
            </w:pPr>
            <w:r>
              <w:rPr>
                <w:rFonts w:eastAsia="Times New Roman" w:cs="Times New Roman"/>
                <w:color w:val="000000"/>
                <w:szCs w:val="26"/>
              </w:rPr>
              <w:t>Người dùng đang xem trang mô tả sản phẩm</w:t>
            </w:r>
          </w:p>
        </w:tc>
      </w:tr>
      <w:tr w:rsidR="00D9056D" w14:paraId="4CD0CBAC" w14:textId="77777777">
        <w:tc>
          <w:tcPr>
            <w:tcW w:w="2280" w:type="dxa"/>
            <w:tcBorders>
              <w:top w:val="single" w:sz="4" w:space="0" w:color="000000"/>
              <w:left w:val="single" w:sz="4" w:space="0" w:color="000000"/>
              <w:bottom w:val="single" w:sz="4" w:space="0" w:color="000000"/>
              <w:right w:val="single" w:sz="4" w:space="0" w:color="000000"/>
            </w:tcBorders>
          </w:tcPr>
          <w:p w14:paraId="5AB8BBF7"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7050" w:type="dxa"/>
            <w:tcBorders>
              <w:top w:val="single" w:sz="4" w:space="0" w:color="000000"/>
              <w:left w:val="single" w:sz="4" w:space="0" w:color="000000"/>
              <w:bottom w:val="single" w:sz="4" w:space="0" w:color="000000"/>
              <w:right w:val="single" w:sz="4" w:space="0" w:color="000000"/>
            </w:tcBorders>
          </w:tcPr>
          <w:p w14:paraId="7C0FE957" w14:textId="77777777" w:rsidR="00D9056D" w:rsidRDefault="00D9056D" w:rsidP="00DB1A4E">
            <w:pPr>
              <w:numPr>
                <w:ilvl w:val="0"/>
                <w:numId w:val="26"/>
              </w:numPr>
              <w:spacing w:line="240" w:lineRule="auto"/>
              <w:jc w:val="left"/>
              <w:rPr>
                <w:color w:val="000000"/>
              </w:rPr>
            </w:pPr>
            <w:r>
              <w:rPr>
                <w:rFonts w:eastAsia="Times New Roman" w:cs="Times New Roman"/>
                <w:color w:val="000000"/>
                <w:szCs w:val="26"/>
              </w:rPr>
              <w:t xml:space="preserve">Sản phẩm có ít nhất một đánh giá của khách hàng </w:t>
            </w:r>
          </w:p>
          <w:p w14:paraId="09779D0E"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Hệ thống hiển thị phần đánh giá sản phẩm</w:t>
            </w:r>
          </w:p>
        </w:tc>
      </w:tr>
      <w:tr w:rsidR="00D9056D" w14:paraId="6BD0980D" w14:textId="77777777">
        <w:tc>
          <w:tcPr>
            <w:tcW w:w="2280" w:type="dxa"/>
            <w:tcBorders>
              <w:top w:val="single" w:sz="4" w:space="0" w:color="000000"/>
              <w:left w:val="single" w:sz="4" w:space="0" w:color="000000"/>
              <w:bottom w:val="single" w:sz="4" w:space="0" w:color="000000"/>
              <w:right w:val="single" w:sz="4" w:space="0" w:color="000000"/>
            </w:tcBorders>
          </w:tcPr>
          <w:p w14:paraId="0122580F"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7050" w:type="dxa"/>
            <w:tcBorders>
              <w:top w:val="single" w:sz="4" w:space="0" w:color="000000"/>
              <w:left w:val="single" w:sz="4" w:space="0" w:color="000000"/>
              <w:bottom w:val="single" w:sz="4" w:space="0" w:color="000000"/>
              <w:right w:val="single" w:sz="4" w:space="0" w:color="000000"/>
            </w:tcBorders>
          </w:tcPr>
          <w:p w14:paraId="1D98F15F" w14:textId="77777777" w:rsidR="00D9056D" w:rsidRDefault="00D9056D" w:rsidP="00DB1A4E">
            <w:pPr>
              <w:numPr>
                <w:ilvl w:val="0"/>
                <w:numId w:val="28"/>
              </w:numPr>
              <w:spacing w:line="240" w:lineRule="auto"/>
              <w:jc w:val="left"/>
              <w:rPr>
                <w:color w:val="000000"/>
              </w:rPr>
            </w:pPr>
            <w:r>
              <w:rPr>
                <w:rFonts w:eastAsia="Times New Roman" w:cs="Times New Roman"/>
                <w:color w:val="000000"/>
                <w:szCs w:val="26"/>
              </w:rPr>
              <w:t>Hệ thống hiển thị thông tin: tên người đánh giá, hình ảnh, thời gian và bình luận</w:t>
            </w:r>
          </w:p>
          <w:p w14:paraId="0F708CA7" w14:textId="77777777" w:rsidR="00D9056D" w:rsidRDefault="00D9056D" w:rsidP="00DB1A4E">
            <w:pPr>
              <w:numPr>
                <w:ilvl w:val="0"/>
                <w:numId w:val="28"/>
              </w:numPr>
              <w:spacing w:line="240" w:lineRule="auto"/>
              <w:jc w:val="left"/>
              <w:rPr>
                <w:color w:val="000000"/>
              </w:rPr>
            </w:pPr>
            <w:r>
              <w:rPr>
                <w:rFonts w:eastAsia="Times New Roman" w:cs="Times New Roman"/>
                <w:szCs w:val="26"/>
              </w:rPr>
              <w:t>Hệ thống hiển thị danh sách đánh giá của khách hàng</w:t>
            </w:r>
          </w:p>
        </w:tc>
      </w:tr>
      <w:tr w:rsidR="00D9056D" w14:paraId="16DCFDE5" w14:textId="77777777">
        <w:tc>
          <w:tcPr>
            <w:tcW w:w="2280" w:type="dxa"/>
            <w:tcBorders>
              <w:top w:val="single" w:sz="4" w:space="0" w:color="000000"/>
              <w:left w:val="single" w:sz="4" w:space="0" w:color="000000"/>
              <w:bottom w:val="single" w:sz="4" w:space="0" w:color="000000"/>
              <w:right w:val="single" w:sz="4" w:space="0" w:color="000000"/>
            </w:tcBorders>
          </w:tcPr>
          <w:p w14:paraId="3C6627D1"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7050" w:type="dxa"/>
            <w:tcBorders>
              <w:top w:val="single" w:sz="4" w:space="0" w:color="000000"/>
              <w:left w:val="single" w:sz="4" w:space="0" w:color="000000"/>
              <w:bottom w:val="single" w:sz="4" w:space="0" w:color="000000"/>
              <w:right w:val="single" w:sz="4" w:space="0" w:color="000000"/>
            </w:tcBorders>
          </w:tcPr>
          <w:p w14:paraId="36124D2D"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xem trang mô tả sản phẩm</w:t>
            </w:r>
          </w:p>
          <w:p w14:paraId="77277F6D"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chọn xem đánh giá của sản phẩm</w:t>
            </w:r>
          </w:p>
          <w:p w14:paraId="41506EC3"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truy xuất danh sách đánh giá</w:t>
            </w:r>
          </w:p>
          <w:p w14:paraId="45B5F38D"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danh sách đánh giá</w:t>
            </w:r>
          </w:p>
          <w:p w14:paraId="704D315A"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dùng chọn xem cụ thể một đánh giá </w:t>
            </w:r>
          </w:p>
          <w:p w14:paraId="5C6B2E53"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Hệ </w:t>
            </w:r>
            <w:r>
              <w:rPr>
                <w:rFonts w:eastAsia="Times New Roman" w:cs="Times New Roman"/>
                <w:szCs w:val="26"/>
              </w:rPr>
              <w:t>thống</w:t>
            </w:r>
            <w:r>
              <w:rPr>
                <w:rFonts w:eastAsia="Times New Roman" w:cs="Times New Roman"/>
                <w:color w:val="000000"/>
                <w:szCs w:val="26"/>
              </w:rPr>
              <w:t xml:space="preserve"> hiển thị bình luận đã được khách hàng đánh giá </w:t>
            </w:r>
          </w:p>
        </w:tc>
      </w:tr>
      <w:tr w:rsidR="00D9056D" w14:paraId="7A7DE5E1" w14:textId="77777777">
        <w:trPr>
          <w:trHeight w:val="435"/>
        </w:trPr>
        <w:tc>
          <w:tcPr>
            <w:tcW w:w="2280" w:type="dxa"/>
            <w:tcBorders>
              <w:top w:val="single" w:sz="4" w:space="0" w:color="000000"/>
              <w:left w:val="single" w:sz="4" w:space="0" w:color="000000"/>
              <w:bottom w:val="single" w:sz="4" w:space="0" w:color="000000"/>
              <w:right w:val="single" w:sz="4" w:space="0" w:color="000000"/>
            </w:tcBorders>
          </w:tcPr>
          <w:p w14:paraId="37050891"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7050" w:type="dxa"/>
            <w:tcBorders>
              <w:top w:val="single" w:sz="4" w:space="0" w:color="000000"/>
              <w:left w:val="single" w:sz="4" w:space="0" w:color="000000"/>
              <w:bottom w:val="single" w:sz="4" w:space="0" w:color="000000"/>
              <w:right w:val="single" w:sz="4" w:space="0" w:color="000000"/>
            </w:tcBorders>
          </w:tcPr>
          <w:p w14:paraId="57267C5D"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52A00F49" w14:textId="77777777">
        <w:tc>
          <w:tcPr>
            <w:tcW w:w="2280" w:type="dxa"/>
            <w:tcBorders>
              <w:top w:val="single" w:sz="4" w:space="0" w:color="000000"/>
              <w:left w:val="single" w:sz="4" w:space="0" w:color="000000"/>
              <w:bottom w:val="single" w:sz="4" w:space="0" w:color="000000"/>
              <w:right w:val="single" w:sz="4" w:space="0" w:color="000000"/>
            </w:tcBorders>
          </w:tcPr>
          <w:p w14:paraId="4AE8F0BC"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7050" w:type="dxa"/>
            <w:tcBorders>
              <w:top w:val="single" w:sz="4" w:space="0" w:color="000000"/>
              <w:left w:val="single" w:sz="4" w:space="0" w:color="000000"/>
              <w:bottom w:val="single" w:sz="4" w:space="0" w:color="000000"/>
              <w:right w:val="single" w:sz="4" w:space="0" w:color="000000"/>
            </w:tcBorders>
          </w:tcPr>
          <w:p w14:paraId="656829D8" w14:textId="77777777" w:rsidR="00D9056D" w:rsidRDefault="00D9056D">
            <w:pPr>
              <w:spacing w:after="0" w:line="240" w:lineRule="auto"/>
              <w:rPr>
                <w:rFonts w:eastAsia="Times New Roman" w:cs="Times New Roman"/>
                <w:szCs w:val="26"/>
              </w:rPr>
            </w:pPr>
            <w:r>
              <w:rPr>
                <w:rFonts w:eastAsia="Times New Roman" w:cs="Times New Roman"/>
                <w:szCs w:val="26"/>
              </w:rPr>
              <w:t>2a. Nếu sản phẩm không có đánh giá nào, hiển thị “Chưa có đánh giá”, kết thúc</w:t>
            </w:r>
          </w:p>
          <w:p w14:paraId="681A4398" w14:textId="77777777" w:rsidR="00D9056D" w:rsidRDefault="00D9056D">
            <w:pPr>
              <w:spacing w:after="0" w:line="240" w:lineRule="auto"/>
              <w:rPr>
                <w:rFonts w:eastAsia="Times New Roman" w:cs="Times New Roman"/>
                <w:szCs w:val="26"/>
              </w:rPr>
            </w:pPr>
            <w:r>
              <w:rPr>
                <w:rFonts w:eastAsia="Times New Roman" w:cs="Times New Roman"/>
                <w:szCs w:val="26"/>
              </w:rPr>
              <w:t>4a. Nếu hệ thống gặp lỗi khi truy xuất đánh giá, hiển thị “Lỗi! Thử lại sau”, kết thúc</w:t>
            </w:r>
          </w:p>
        </w:tc>
      </w:tr>
      <w:tr w:rsidR="00D9056D" w14:paraId="13DEEAC1" w14:textId="77777777">
        <w:tc>
          <w:tcPr>
            <w:tcW w:w="2280" w:type="dxa"/>
            <w:tcBorders>
              <w:top w:val="single" w:sz="4" w:space="0" w:color="000000"/>
              <w:left w:val="single" w:sz="4" w:space="0" w:color="000000"/>
              <w:bottom w:val="single" w:sz="4" w:space="0" w:color="000000"/>
              <w:right w:val="single" w:sz="4" w:space="0" w:color="000000"/>
            </w:tcBorders>
          </w:tcPr>
          <w:p w14:paraId="61774107"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7050" w:type="dxa"/>
            <w:tcBorders>
              <w:top w:val="single" w:sz="4" w:space="0" w:color="000000"/>
              <w:left w:val="single" w:sz="4" w:space="0" w:color="000000"/>
              <w:bottom w:val="single" w:sz="4" w:space="0" w:color="000000"/>
              <w:right w:val="single" w:sz="4" w:space="0" w:color="000000"/>
            </w:tcBorders>
          </w:tcPr>
          <w:p w14:paraId="37069DC2"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15EA2198" w14:textId="77777777">
        <w:tc>
          <w:tcPr>
            <w:tcW w:w="2280" w:type="dxa"/>
            <w:tcBorders>
              <w:top w:val="single" w:sz="4" w:space="0" w:color="000000"/>
              <w:left w:val="single" w:sz="4" w:space="0" w:color="000000"/>
              <w:bottom w:val="single" w:sz="4" w:space="0" w:color="000000"/>
              <w:right w:val="single" w:sz="4" w:space="0" w:color="000000"/>
            </w:tcBorders>
          </w:tcPr>
          <w:p w14:paraId="69E0A855"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7050" w:type="dxa"/>
            <w:tcBorders>
              <w:top w:val="single" w:sz="4" w:space="0" w:color="000000"/>
              <w:left w:val="single" w:sz="4" w:space="0" w:color="000000"/>
              <w:bottom w:val="single" w:sz="4" w:space="0" w:color="000000"/>
              <w:right w:val="single" w:sz="4" w:space="0" w:color="000000"/>
            </w:tcBorders>
          </w:tcPr>
          <w:p w14:paraId="6AA6A3E3"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52178DCC" w14:textId="20A26D4B" w:rsidR="00D9056D" w:rsidRDefault="003648D2">
      <w:pPr>
        <w:pBdr>
          <w:top w:val="nil"/>
          <w:left w:val="nil"/>
          <w:bottom w:val="nil"/>
          <w:right w:val="nil"/>
          <w:between w:val="nil"/>
        </w:pBdr>
        <w:spacing w:line="240" w:lineRule="auto"/>
        <w:rPr>
          <w:rFonts w:eastAsia="Times New Roman" w:cs="Times New Roman"/>
          <w:color w:val="000000"/>
          <w:sz w:val="24"/>
          <w:szCs w:val="24"/>
        </w:rPr>
      </w:pPr>
      <w:r>
        <w:rPr>
          <w:noProof/>
        </w:rPr>
        <w:lastRenderedPageBreak/>
        <mc:AlternateContent>
          <mc:Choice Requires="wps">
            <w:drawing>
              <wp:anchor distT="0" distB="0" distL="114300" distR="114300" simplePos="0" relativeHeight="251664384" behindDoc="1" locked="0" layoutInCell="1" allowOverlap="1" wp14:anchorId="1247ABAB" wp14:editId="7B6247E3">
                <wp:simplePos x="0" y="0"/>
                <wp:positionH relativeFrom="column">
                  <wp:posOffset>0</wp:posOffset>
                </wp:positionH>
                <wp:positionV relativeFrom="paragraph">
                  <wp:posOffset>5897245</wp:posOffset>
                </wp:positionV>
                <wp:extent cx="594360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64C2EA" w14:textId="1A0A9130" w:rsidR="00152B01" w:rsidRPr="00FB496D" w:rsidRDefault="00152B01" w:rsidP="00152B01">
                            <w:pPr>
                              <w:pStyle w:val="Caption"/>
                              <w:jc w:val="center"/>
                              <w:rPr>
                                <w:rFonts w:eastAsia="Times New Roman" w:cs="Times New Roman"/>
                                <w:noProof/>
                                <w:color w:val="000000"/>
                                <w:sz w:val="24"/>
                                <w:szCs w:val="24"/>
                              </w:rPr>
                            </w:pPr>
                            <w:bookmarkStart w:id="63" w:name="_Toc166252779"/>
                            <w:r>
                              <w:t xml:space="preserve">Hình  </w:t>
                            </w:r>
                            <w:r>
                              <w:fldChar w:fldCharType="begin"/>
                            </w:r>
                            <w:r>
                              <w:instrText xml:space="preserve"> SEQ Hình_ \* ARABIC </w:instrText>
                            </w:r>
                            <w:r>
                              <w:fldChar w:fldCharType="separate"/>
                            </w:r>
                            <w:r>
                              <w:rPr>
                                <w:noProof/>
                              </w:rPr>
                              <w:t>27</w:t>
                            </w:r>
                            <w:r>
                              <w:rPr>
                                <w:noProof/>
                              </w:rPr>
                              <w:fldChar w:fldCharType="end"/>
                            </w:r>
                            <w:r>
                              <w:rPr>
                                <w:noProof/>
                              </w:rPr>
                              <w:t xml:space="preserve"> </w:t>
                            </w:r>
                            <w:r>
                              <w:rPr>
                                <w:rFonts w:eastAsia="Times New Roman" w:cs="Times New Roman"/>
                                <w:szCs w:val="26"/>
                              </w:rPr>
                              <w:t>Hiển thị đánh giá của khách hàng về sản phẩm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ABAB" id="Text Box 32" o:spid="_x0000_s1027" type="#_x0000_t202" style="position:absolute;left:0;text-align:left;margin-left:0;margin-top:464.3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QNLg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" stroked="f">
                <v:textbox style="mso-fit-shape-to-text:t" inset="0,0,0,0">
                  <w:txbxContent>
                    <w:p w14:paraId="4364C2EA" w14:textId="1A0A9130" w:rsidR="00152B01" w:rsidRPr="00FB496D" w:rsidRDefault="00152B01" w:rsidP="00152B01">
                      <w:pPr>
                        <w:pStyle w:val="Caption"/>
                        <w:jc w:val="center"/>
                        <w:rPr>
                          <w:rFonts w:eastAsia="Times New Roman" w:cs="Times New Roman"/>
                          <w:noProof/>
                          <w:color w:val="000000"/>
                          <w:sz w:val="24"/>
                          <w:szCs w:val="24"/>
                        </w:rPr>
                      </w:pPr>
                      <w:bookmarkStart w:id="64" w:name="_Toc166252779"/>
                      <w:r>
                        <w:t xml:space="preserve">Hình  </w:t>
                      </w:r>
                      <w:r>
                        <w:fldChar w:fldCharType="begin"/>
                      </w:r>
                      <w:r>
                        <w:instrText xml:space="preserve"> SEQ Hình_ \* ARABIC </w:instrText>
                      </w:r>
                      <w:r>
                        <w:fldChar w:fldCharType="separate"/>
                      </w:r>
                      <w:r>
                        <w:rPr>
                          <w:noProof/>
                        </w:rPr>
                        <w:t>27</w:t>
                      </w:r>
                      <w:r>
                        <w:rPr>
                          <w:noProof/>
                        </w:rPr>
                        <w:fldChar w:fldCharType="end"/>
                      </w:r>
                      <w:r>
                        <w:rPr>
                          <w:noProof/>
                        </w:rPr>
                        <w:t xml:space="preserve"> </w:t>
                      </w:r>
                      <w:r>
                        <w:rPr>
                          <w:rFonts w:eastAsia="Times New Roman" w:cs="Times New Roman"/>
                          <w:szCs w:val="26"/>
                        </w:rPr>
                        <w:t>Hiển thị đánh giá của khách hàng về sản phẩm</w:t>
                      </w:r>
                      <w:bookmarkEnd w:id="64"/>
                    </w:p>
                  </w:txbxContent>
                </v:textbox>
                <w10:wrap type="tight"/>
              </v:shape>
            </w:pict>
          </mc:Fallback>
        </mc:AlternateContent>
      </w:r>
      <w:r w:rsidR="00D9056D">
        <w:rPr>
          <w:rFonts w:eastAsia="Times New Roman" w:cs="Times New Roman"/>
          <w:noProof/>
          <w:color w:val="000000"/>
          <w:sz w:val="24"/>
          <w:szCs w:val="24"/>
        </w:rPr>
        <w:drawing>
          <wp:anchor distT="0" distB="0" distL="114300" distR="114300" simplePos="0" relativeHeight="251658240" behindDoc="1" locked="0" layoutInCell="1" allowOverlap="1" wp14:anchorId="39F5705D" wp14:editId="713D436C">
            <wp:simplePos x="0" y="0"/>
            <wp:positionH relativeFrom="column">
              <wp:posOffset>0</wp:posOffset>
            </wp:positionH>
            <wp:positionV relativeFrom="paragraph">
              <wp:posOffset>257175</wp:posOffset>
            </wp:positionV>
            <wp:extent cx="5943600" cy="5582920"/>
            <wp:effectExtent l="0" t="0" r="0" b="0"/>
            <wp:wrapTight wrapText="bothSides">
              <wp:wrapPolygon edited="0">
                <wp:start x="0" y="0"/>
                <wp:lineTo x="0" y="21521"/>
                <wp:lineTo x="21531" y="21521"/>
                <wp:lineTo x="21531" y="0"/>
                <wp:lineTo x="0" y="0"/>
              </wp:wrapPolygon>
            </wp:wrapTight>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943600" cy="5582920"/>
                    </a:xfrm>
                    <a:prstGeom prst="rect">
                      <a:avLst/>
                    </a:prstGeom>
                    <a:ln/>
                  </pic:spPr>
                </pic:pic>
              </a:graphicData>
            </a:graphic>
          </wp:anchor>
        </w:drawing>
      </w:r>
      <w:r w:rsidR="00D9056D">
        <w:rPr>
          <w:rFonts w:eastAsia="Times New Roman" w:cs="Times New Roman"/>
          <w:noProof/>
          <w:color w:val="000000"/>
          <w:sz w:val="24"/>
          <w:szCs w:val="24"/>
        </w:rPr>
        <w:t>Sơ đồ hoạt động</w:t>
      </w:r>
    </w:p>
    <w:p w14:paraId="3A51A6BD" w14:textId="34FFBB18" w:rsidR="00C33FB9" w:rsidRDefault="00152B01" w:rsidP="00152B01">
      <w:pPr>
        <w:pStyle w:val="Heading3"/>
        <w:rPr>
          <w:rFonts w:eastAsia="Times New Roman"/>
        </w:rPr>
      </w:pPr>
      <w:bookmarkStart w:id="65" w:name="_Toc166252816"/>
      <w:r>
        <w:rPr>
          <w:rFonts w:eastAsia="Times New Roman"/>
        </w:rPr>
        <w:t>Đặc tả use case hiển thị gợi ý sản phẩm</w:t>
      </w:r>
      <w:bookmarkEnd w:id="65"/>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97533B" w14:paraId="09D19458" w14:textId="77777777">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9658B8" w14:textId="77777777" w:rsidR="0097533B" w:rsidRDefault="0097533B">
            <w:pPr>
              <w:spacing w:before="240" w:after="240"/>
              <w:ind w:left="140" w:right="140"/>
              <w:rPr>
                <w:rFonts w:eastAsia="Times New Roman" w:cs="Times New Roman"/>
                <w:szCs w:val="26"/>
              </w:rPr>
            </w:pPr>
            <w:r>
              <w:rPr>
                <w:rFonts w:eastAsia="Times New Roman" w:cs="Times New Roman"/>
                <w:szCs w:val="26"/>
              </w:rPr>
              <w:t>Use case ID</w:t>
            </w:r>
          </w:p>
          <w:p w14:paraId="39D64B48"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D12EB16" w14:textId="77777777" w:rsidR="0097533B" w:rsidRDefault="0097533B">
            <w:pPr>
              <w:spacing w:before="240" w:after="240"/>
              <w:ind w:left="140" w:right="140"/>
              <w:rPr>
                <w:rFonts w:eastAsia="Times New Roman" w:cs="Times New Roman"/>
                <w:szCs w:val="26"/>
              </w:rPr>
            </w:pPr>
            <w:r>
              <w:rPr>
                <w:rFonts w:eastAsia="Times New Roman" w:cs="Times New Roman"/>
                <w:szCs w:val="26"/>
              </w:rPr>
              <w:t>9.3</w:t>
            </w:r>
          </w:p>
        </w:tc>
      </w:tr>
      <w:tr w:rsidR="0097533B" w14:paraId="509A3961" w14:textId="77777777">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34B66E" w14:textId="77777777" w:rsidR="0097533B" w:rsidRDefault="0097533B">
            <w:pPr>
              <w:spacing w:before="240" w:after="240"/>
              <w:ind w:left="140" w:right="140"/>
              <w:rPr>
                <w:rFonts w:eastAsia="Times New Roman" w:cs="Times New Roman"/>
                <w:szCs w:val="26"/>
              </w:rPr>
            </w:pPr>
            <w:r>
              <w:rPr>
                <w:rFonts w:eastAsia="Times New Roman" w:cs="Times New Roman"/>
                <w:szCs w:val="26"/>
              </w:rPr>
              <w:t>Use case name</w:t>
            </w:r>
          </w:p>
          <w:p w14:paraId="29477839"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5DBE984" w14:textId="77777777" w:rsidR="0097533B" w:rsidRDefault="0097533B">
            <w:pPr>
              <w:spacing w:before="240" w:after="240"/>
              <w:ind w:left="140" w:right="140"/>
              <w:rPr>
                <w:rFonts w:eastAsia="Times New Roman" w:cs="Times New Roman"/>
                <w:szCs w:val="26"/>
              </w:rPr>
            </w:pPr>
            <w:r>
              <w:rPr>
                <w:rFonts w:eastAsia="Times New Roman" w:cs="Times New Roman"/>
                <w:szCs w:val="26"/>
              </w:rPr>
              <w:t>Hiển thị gợi ý sản phẩm</w:t>
            </w:r>
          </w:p>
        </w:tc>
      </w:tr>
      <w:tr w:rsidR="0097533B" w14:paraId="252D3061" w14:textId="77777777">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982291" w14:textId="77777777" w:rsidR="0097533B" w:rsidRDefault="0097533B">
            <w:pPr>
              <w:spacing w:before="240" w:after="240"/>
              <w:ind w:left="140" w:right="140"/>
              <w:rPr>
                <w:rFonts w:eastAsia="Times New Roman" w:cs="Times New Roman"/>
                <w:szCs w:val="26"/>
              </w:rPr>
            </w:pPr>
            <w:r>
              <w:rPr>
                <w:rFonts w:eastAsia="Times New Roman" w:cs="Times New Roman"/>
                <w:szCs w:val="26"/>
              </w:rPr>
              <w:lastRenderedPageBreak/>
              <w:t>Description</w:t>
            </w:r>
          </w:p>
          <w:p w14:paraId="3272F6D5"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F742144" w14:textId="77777777" w:rsidR="0097533B" w:rsidRDefault="0097533B">
            <w:pPr>
              <w:spacing w:before="240" w:after="240"/>
              <w:ind w:left="140" w:right="140"/>
              <w:rPr>
                <w:rFonts w:eastAsia="Times New Roman" w:cs="Times New Roman"/>
                <w:szCs w:val="26"/>
              </w:rPr>
            </w:pPr>
            <w:r>
              <w:rPr>
                <w:rFonts w:eastAsia="Times New Roman" w:cs="Times New Roman"/>
                <w:szCs w:val="26"/>
              </w:rPr>
              <w:t>Là người dùng, tôi muốn được gợi ý về các sản phẩm của cửa hàng</w:t>
            </w:r>
          </w:p>
        </w:tc>
      </w:tr>
      <w:tr w:rsidR="0097533B" w14:paraId="7EFAB7D2"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A5CAAF" w14:textId="77777777" w:rsidR="0097533B" w:rsidRDefault="0097533B">
            <w:pPr>
              <w:spacing w:before="240" w:after="240"/>
              <w:ind w:left="140" w:right="140"/>
              <w:rPr>
                <w:rFonts w:eastAsia="Times New Roman" w:cs="Times New Roman"/>
                <w:szCs w:val="26"/>
              </w:rPr>
            </w:pPr>
            <w:r>
              <w:rPr>
                <w:rFonts w:eastAsia="Times New Roman" w:cs="Times New Roman"/>
                <w:szCs w:val="26"/>
              </w:rPr>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05D866C" w14:textId="77777777" w:rsidR="0097533B" w:rsidRDefault="0097533B">
            <w:pPr>
              <w:spacing w:before="240" w:after="240"/>
              <w:ind w:left="140" w:right="140"/>
              <w:rPr>
                <w:rFonts w:eastAsia="Times New Roman" w:cs="Times New Roman"/>
                <w:szCs w:val="26"/>
              </w:rPr>
            </w:pPr>
            <w:r>
              <w:rPr>
                <w:rFonts w:eastAsia="Times New Roman" w:cs="Times New Roman"/>
                <w:szCs w:val="26"/>
              </w:rPr>
              <w:t>Khách hàng</w:t>
            </w:r>
          </w:p>
        </w:tc>
      </w:tr>
      <w:tr w:rsidR="0097533B" w14:paraId="19BDC914"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6AE447" w14:textId="77777777" w:rsidR="0097533B" w:rsidRDefault="0097533B">
            <w:pPr>
              <w:spacing w:before="240" w:after="240"/>
              <w:ind w:left="140" w:right="140"/>
              <w:rPr>
                <w:rFonts w:eastAsia="Times New Roman" w:cs="Times New Roman"/>
                <w:szCs w:val="26"/>
              </w:rPr>
            </w:pPr>
            <w:r>
              <w:rPr>
                <w:rFonts w:eastAsia="Times New Roman" w:cs="Times New Roman"/>
                <w:szCs w:val="26"/>
              </w:rPr>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6C474B2" w14:textId="77777777" w:rsidR="0097533B" w:rsidRDefault="0097533B">
            <w:pPr>
              <w:spacing w:before="240" w:after="240"/>
              <w:ind w:left="140" w:right="140"/>
              <w:rPr>
                <w:rFonts w:eastAsia="Times New Roman" w:cs="Times New Roman"/>
                <w:szCs w:val="26"/>
              </w:rPr>
            </w:pPr>
            <w:r>
              <w:rPr>
                <w:rFonts w:eastAsia="Times New Roman" w:cs="Times New Roman"/>
                <w:szCs w:val="26"/>
              </w:rPr>
              <w:t>High</w:t>
            </w:r>
          </w:p>
        </w:tc>
      </w:tr>
      <w:tr w:rsidR="0097533B" w14:paraId="5A092AD9"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D7B3C6" w14:textId="77777777" w:rsidR="0097533B" w:rsidRDefault="0097533B">
            <w:pPr>
              <w:spacing w:before="240" w:after="240"/>
              <w:ind w:left="140" w:right="140"/>
              <w:rPr>
                <w:rFonts w:eastAsia="Times New Roman" w:cs="Times New Roman"/>
                <w:szCs w:val="26"/>
              </w:rPr>
            </w:pPr>
            <w:r>
              <w:rPr>
                <w:rFonts w:eastAsia="Times New Roman" w:cs="Times New Roman"/>
                <w:szCs w:val="26"/>
              </w:rPr>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E186C8E" w14:textId="77777777" w:rsidR="0097533B" w:rsidRDefault="0097533B">
            <w:pPr>
              <w:spacing w:before="240" w:after="240"/>
              <w:ind w:left="140" w:right="140"/>
              <w:rPr>
                <w:rFonts w:eastAsia="Times New Roman" w:cs="Times New Roman"/>
                <w:szCs w:val="26"/>
              </w:rPr>
            </w:pPr>
            <w:r>
              <w:rPr>
                <w:rFonts w:eastAsia="Times New Roman" w:cs="Times New Roman"/>
                <w:szCs w:val="26"/>
              </w:rPr>
              <w:t>Người dùng truy cập vào trang web</w:t>
            </w:r>
          </w:p>
        </w:tc>
      </w:tr>
      <w:tr w:rsidR="0097533B" w14:paraId="53F8BDDC"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BDA791" w14:textId="77777777" w:rsidR="0097533B" w:rsidRDefault="0097533B">
            <w:pPr>
              <w:spacing w:before="240" w:after="240"/>
              <w:ind w:left="140" w:right="140"/>
              <w:rPr>
                <w:rFonts w:eastAsia="Times New Roman" w:cs="Times New Roman"/>
                <w:szCs w:val="26"/>
              </w:rPr>
            </w:pPr>
            <w:r>
              <w:rPr>
                <w:rFonts w:eastAsia="Times New Roman" w:cs="Times New Roman"/>
                <w:szCs w:val="26"/>
              </w:rPr>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2D22C43" w14:textId="77777777" w:rsidR="0097533B" w:rsidRDefault="0097533B">
            <w:pPr>
              <w:spacing w:before="240" w:after="240"/>
              <w:ind w:left="140" w:right="140"/>
              <w:rPr>
                <w:rFonts w:eastAsia="Times New Roman" w:cs="Times New Roman"/>
                <w:szCs w:val="26"/>
              </w:rPr>
            </w:pPr>
            <w:r>
              <w:rPr>
                <w:rFonts w:eastAsia="Times New Roman" w:cs="Times New Roman"/>
                <w:szCs w:val="26"/>
              </w:rPr>
              <w:t>Người dùng xem sản phẩm của cửa hàng</w:t>
            </w:r>
          </w:p>
        </w:tc>
      </w:tr>
      <w:tr w:rsidR="0097533B" w14:paraId="740287ED"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98919F" w14:textId="77777777" w:rsidR="0097533B" w:rsidRDefault="0097533B">
            <w:pPr>
              <w:spacing w:before="240" w:after="240"/>
              <w:ind w:left="140" w:right="140"/>
              <w:rPr>
                <w:rFonts w:eastAsia="Times New Roman" w:cs="Times New Roman"/>
                <w:szCs w:val="26"/>
              </w:rPr>
            </w:pPr>
            <w:r>
              <w:rPr>
                <w:rFonts w:eastAsia="Times New Roman" w:cs="Times New Roman"/>
                <w:szCs w:val="26"/>
              </w:rPr>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0172C12"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Hiển thị gợi ý về sản phẩm cho khách hàng </w:t>
            </w:r>
          </w:p>
        </w:tc>
      </w:tr>
      <w:tr w:rsidR="0097533B" w14:paraId="081FA0AE" w14:textId="77777777">
        <w:trPr>
          <w:trHeight w:val="133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2583B0" w14:textId="77777777" w:rsidR="0097533B" w:rsidRDefault="0097533B">
            <w:pPr>
              <w:spacing w:before="240" w:after="240"/>
              <w:ind w:left="140" w:right="140"/>
              <w:rPr>
                <w:rFonts w:eastAsia="Times New Roman" w:cs="Times New Roman"/>
                <w:szCs w:val="26"/>
              </w:rPr>
            </w:pPr>
            <w:r>
              <w:rPr>
                <w:rFonts w:eastAsia="Times New Roman" w:cs="Times New Roman"/>
                <w:szCs w:val="26"/>
              </w:rPr>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A39C2B0" w14:textId="77777777" w:rsidR="0097533B" w:rsidRDefault="0097533B">
            <w:pPr>
              <w:spacing w:before="240" w:after="240"/>
              <w:ind w:left="2200" w:right="140" w:hanging="620"/>
              <w:rPr>
                <w:rFonts w:eastAsia="Times New Roman" w:cs="Times New Roman"/>
                <w:szCs w:val="26"/>
              </w:rPr>
            </w:pPr>
            <w:r>
              <w:rPr>
                <w:rFonts w:eastAsia="Times New Roman" w:cs="Times New Roman"/>
                <w:szCs w:val="26"/>
              </w:rPr>
              <w:t>1.               Xem sản phẩm của cửa hàng</w:t>
            </w:r>
          </w:p>
          <w:p w14:paraId="74EECC46" w14:textId="77777777" w:rsidR="0097533B" w:rsidRDefault="0097533B">
            <w:pPr>
              <w:spacing w:before="240" w:after="240"/>
              <w:ind w:left="2200" w:right="140" w:hanging="620"/>
              <w:rPr>
                <w:rFonts w:eastAsia="Times New Roman" w:cs="Times New Roman"/>
                <w:szCs w:val="26"/>
              </w:rPr>
            </w:pPr>
            <w:r>
              <w:rPr>
                <w:rFonts w:eastAsia="Times New Roman" w:cs="Times New Roman"/>
                <w:szCs w:val="26"/>
              </w:rPr>
              <w:t>2.               Hiển thị gợi ý về các sản phẩm của cửa hàng. Thông tin hiển thị bao gồm tên, hình ảnh, giá của sản phẩm</w:t>
            </w:r>
          </w:p>
        </w:tc>
      </w:tr>
      <w:tr w:rsidR="0097533B" w14:paraId="0BA3A8B8"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63E171" w14:textId="77777777" w:rsidR="0097533B" w:rsidRDefault="0097533B">
            <w:pPr>
              <w:spacing w:before="240" w:after="240"/>
              <w:ind w:left="140" w:right="140"/>
              <w:rPr>
                <w:rFonts w:eastAsia="Times New Roman" w:cs="Times New Roman"/>
                <w:szCs w:val="26"/>
              </w:rPr>
            </w:pPr>
            <w:r>
              <w:rPr>
                <w:rFonts w:eastAsia="Times New Roman" w:cs="Times New Roman"/>
                <w:szCs w:val="26"/>
              </w:rPr>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2CC88A9"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r w:rsidR="0097533B" w14:paraId="06EB7A7F"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8C4ED9" w14:textId="77777777" w:rsidR="0097533B" w:rsidRDefault="0097533B">
            <w:pPr>
              <w:spacing w:before="240" w:after="240"/>
              <w:ind w:left="140" w:right="140"/>
              <w:rPr>
                <w:rFonts w:eastAsia="Times New Roman" w:cs="Times New Roman"/>
                <w:szCs w:val="26"/>
              </w:rPr>
            </w:pPr>
            <w:r>
              <w:rPr>
                <w:rFonts w:eastAsia="Times New Roman" w:cs="Times New Roman"/>
                <w:szCs w:val="26"/>
              </w:rPr>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1B9908E"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r w:rsidR="0097533B" w14:paraId="114C8344"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C704A0" w14:textId="77777777" w:rsidR="0097533B" w:rsidRDefault="0097533B">
            <w:pPr>
              <w:spacing w:before="240" w:after="240"/>
              <w:ind w:left="140" w:right="140"/>
              <w:rPr>
                <w:rFonts w:eastAsia="Times New Roman" w:cs="Times New Roman"/>
                <w:szCs w:val="26"/>
              </w:rPr>
            </w:pPr>
            <w:r>
              <w:rPr>
                <w:rFonts w:eastAsia="Times New Roman" w:cs="Times New Roman"/>
                <w:szCs w:val="26"/>
              </w:rPr>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8092139"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r w:rsidR="0097533B" w14:paraId="09AFE879" w14:textId="77777777">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548F69" w14:textId="77777777" w:rsidR="0097533B" w:rsidRDefault="0097533B">
            <w:pPr>
              <w:spacing w:before="240" w:after="240"/>
              <w:ind w:left="140" w:right="140"/>
              <w:rPr>
                <w:rFonts w:eastAsia="Times New Roman" w:cs="Times New Roman"/>
                <w:szCs w:val="26"/>
              </w:rPr>
            </w:pPr>
            <w:r>
              <w:rPr>
                <w:rFonts w:eastAsia="Times New Roman" w:cs="Times New Roman"/>
                <w:szCs w:val="26"/>
              </w:rPr>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A0E8277"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bl>
    <w:p w14:paraId="3C762A3F" w14:textId="77777777" w:rsidR="0097533B" w:rsidRDefault="0097533B">
      <w:pPr>
        <w:rPr>
          <w:rFonts w:eastAsia="Times New Roman" w:cs="Times New Roman"/>
          <w:szCs w:val="26"/>
        </w:rPr>
      </w:pPr>
    </w:p>
    <w:p w14:paraId="1C3F86E2" w14:textId="77777777" w:rsidR="0097533B" w:rsidRDefault="0097533B">
      <w:pPr>
        <w:rPr>
          <w:rFonts w:eastAsia="Times New Roman" w:cs="Times New Roman"/>
          <w:szCs w:val="26"/>
        </w:rPr>
      </w:pPr>
      <w:r>
        <w:rPr>
          <w:rFonts w:eastAsia="Times New Roman" w:cs="Times New Roman"/>
          <w:szCs w:val="26"/>
        </w:rPr>
        <w:t>Sơ đồ hoạt động</w:t>
      </w:r>
    </w:p>
    <w:p w14:paraId="35821443" w14:textId="77777777" w:rsidR="003648D2" w:rsidRDefault="0097533B" w:rsidP="003648D2">
      <w:pPr>
        <w:keepNext/>
      </w:pPr>
      <w:r>
        <w:rPr>
          <w:rFonts w:eastAsia="Times New Roman" w:cs="Times New Roman"/>
          <w:noProof/>
          <w:szCs w:val="26"/>
        </w:rPr>
        <w:lastRenderedPageBreak/>
        <w:drawing>
          <wp:inline distT="114300" distB="114300" distL="114300" distR="114300" wp14:anchorId="424F3A9F" wp14:editId="7488BCC0">
            <wp:extent cx="5629275" cy="5534025"/>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2"/>
                    <a:srcRect/>
                    <a:stretch>
                      <a:fillRect/>
                    </a:stretch>
                  </pic:blipFill>
                  <pic:spPr>
                    <a:xfrm>
                      <a:off x="0" y="0"/>
                      <a:ext cx="5629275" cy="5534025"/>
                    </a:xfrm>
                    <a:prstGeom prst="rect">
                      <a:avLst/>
                    </a:prstGeom>
                    <a:ln/>
                  </pic:spPr>
                </pic:pic>
              </a:graphicData>
            </a:graphic>
          </wp:inline>
        </w:drawing>
      </w:r>
    </w:p>
    <w:p w14:paraId="4C265754" w14:textId="15EFA149" w:rsidR="0097533B" w:rsidRDefault="003648D2" w:rsidP="00152B01">
      <w:pPr>
        <w:pStyle w:val="Caption"/>
        <w:jc w:val="center"/>
        <w:rPr>
          <w:rFonts w:eastAsia="Times New Roman" w:cs="Times New Roman"/>
          <w:szCs w:val="26"/>
        </w:rPr>
      </w:pPr>
      <w:bookmarkStart w:id="66" w:name="_Toc166252780"/>
      <w:r>
        <w:t xml:space="preserve">Hình  </w:t>
      </w:r>
      <w:r w:rsidR="00AC5000">
        <w:fldChar w:fldCharType="begin"/>
      </w:r>
      <w:r w:rsidR="00AC5000">
        <w:instrText xml:space="preserve"> SEQ Hình_ \* ARABIC </w:instrText>
      </w:r>
      <w:r w:rsidR="00AC5000">
        <w:fldChar w:fldCharType="separate"/>
      </w:r>
      <w:r>
        <w:rPr>
          <w:noProof/>
        </w:rPr>
        <w:t>28</w:t>
      </w:r>
      <w:r w:rsidR="00AC5000">
        <w:rPr>
          <w:noProof/>
        </w:rPr>
        <w:fldChar w:fldCharType="end"/>
      </w:r>
      <w:r w:rsidR="00152B01">
        <w:rPr>
          <w:noProof/>
        </w:rPr>
        <w:t xml:space="preserve"> AD </w:t>
      </w:r>
      <w:r w:rsidR="00152B01">
        <w:rPr>
          <w:rFonts w:eastAsia="Times New Roman" w:cs="Times New Roman"/>
          <w:szCs w:val="26"/>
        </w:rPr>
        <w:t>Hiển thị gợi ý sản phẩm</w:t>
      </w:r>
      <w:bookmarkEnd w:id="66"/>
    </w:p>
    <w:p w14:paraId="61EAFC28" w14:textId="03C6CFE3" w:rsidR="00200613" w:rsidRDefault="00D9056D" w:rsidP="00200613">
      <w:pPr>
        <w:pStyle w:val="Heading2"/>
      </w:pPr>
      <w:bookmarkStart w:id="67" w:name="_Toc166252817"/>
      <w:r>
        <w:t>Đặc tả use case đăng ký</w:t>
      </w:r>
      <w:bookmarkEnd w:id="67"/>
    </w:p>
    <w:tbl>
      <w:tblPr>
        <w:tblW w:w="0" w:type="auto"/>
        <w:tblCellMar>
          <w:top w:w="15" w:type="dxa"/>
          <w:left w:w="15" w:type="dxa"/>
          <w:bottom w:w="15" w:type="dxa"/>
          <w:right w:w="15" w:type="dxa"/>
        </w:tblCellMar>
        <w:tblLook w:val="04A0" w:firstRow="1" w:lastRow="0" w:firstColumn="1" w:lastColumn="0" w:noHBand="0" w:noVBand="1"/>
      </w:tblPr>
      <w:tblGrid>
        <w:gridCol w:w="2337"/>
        <w:gridCol w:w="6680"/>
      </w:tblGrid>
      <w:tr w:rsidR="00D9056D" w:rsidRPr="00D9056D" w14:paraId="467CC8E5" w14:textId="77777777" w:rsidTr="00D9056D">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DAD826" w14:textId="77777777" w:rsidR="00D9056D" w:rsidRPr="00D9056D" w:rsidRDefault="00D9056D" w:rsidP="00D9056D">
            <w:pPr>
              <w:jc w:val="left"/>
            </w:pPr>
            <w:r w:rsidRPr="00D9056D">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A2ED77" w14:textId="77777777" w:rsidR="00D9056D" w:rsidRPr="00D9056D" w:rsidRDefault="00D9056D" w:rsidP="00D9056D">
            <w:pPr>
              <w:jc w:val="left"/>
            </w:pPr>
            <w:r w:rsidRPr="00D9056D">
              <w:t>10.1</w:t>
            </w:r>
          </w:p>
        </w:tc>
      </w:tr>
      <w:tr w:rsidR="00D9056D" w:rsidRPr="00D9056D" w14:paraId="1608A62F" w14:textId="77777777" w:rsidTr="00D9056D">
        <w:trPr>
          <w:trHeight w:val="90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33CACA" w14:textId="77777777" w:rsidR="00D9056D" w:rsidRPr="00D9056D" w:rsidRDefault="00D9056D" w:rsidP="00D9056D">
            <w:pPr>
              <w:jc w:val="left"/>
            </w:pPr>
            <w:r w:rsidRPr="00D9056D">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F779CE" w14:textId="77777777" w:rsidR="00D9056D" w:rsidRPr="00D9056D" w:rsidRDefault="00D9056D" w:rsidP="00D9056D">
            <w:pPr>
              <w:jc w:val="left"/>
            </w:pPr>
            <w:r w:rsidRPr="00D9056D">
              <w:t>Đăng ký</w:t>
            </w:r>
          </w:p>
        </w:tc>
      </w:tr>
      <w:tr w:rsidR="00D9056D" w:rsidRPr="00D9056D" w14:paraId="03CF73B5" w14:textId="77777777" w:rsidTr="00D9056D">
        <w:trPr>
          <w:trHeight w:val="9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DC2473" w14:textId="77777777" w:rsidR="00D9056D" w:rsidRPr="00D9056D" w:rsidRDefault="00D9056D" w:rsidP="00D9056D">
            <w:pPr>
              <w:jc w:val="left"/>
            </w:pPr>
            <w:r w:rsidRPr="00D9056D">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6F45A3" w14:textId="77777777" w:rsidR="00D9056D" w:rsidRPr="00D9056D" w:rsidRDefault="00D9056D" w:rsidP="00D9056D">
            <w:pPr>
              <w:jc w:val="left"/>
            </w:pPr>
            <w:r w:rsidRPr="00D9056D">
              <w:t>Là khách hàng, tôi muốn đăng ký để mua hàng</w:t>
            </w:r>
          </w:p>
        </w:tc>
      </w:tr>
      <w:tr w:rsidR="00D9056D" w:rsidRPr="00D9056D" w14:paraId="628E7EB1" w14:textId="77777777" w:rsidTr="00D9056D">
        <w:trPr>
          <w:trHeight w:val="4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969309" w14:textId="77777777" w:rsidR="00D9056D" w:rsidRPr="00D9056D" w:rsidRDefault="00D9056D" w:rsidP="00D9056D">
            <w:pPr>
              <w:jc w:val="left"/>
            </w:pPr>
            <w:r w:rsidRPr="00D9056D">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93A785" w14:textId="77777777" w:rsidR="00D9056D" w:rsidRPr="00D9056D" w:rsidRDefault="00D9056D" w:rsidP="00D9056D">
            <w:pPr>
              <w:jc w:val="left"/>
            </w:pPr>
            <w:r w:rsidRPr="00D9056D">
              <w:t>Khách hàng</w:t>
            </w:r>
          </w:p>
        </w:tc>
      </w:tr>
      <w:tr w:rsidR="00D9056D" w:rsidRPr="00D9056D" w14:paraId="52CCFA9B" w14:textId="77777777" w:rsidTr="00D9056D">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9F434A" w14:textId="77777777" w:rsidR="00D9056D" w:rsidRPr="00D9056D" w:rsidRDefault="00D9056D" w:rsidP="00D9056D">
            <w:pPr>
              <w:jc w:val="left"/>
            </w:pPr>
            <w:r w:rsidRPr="00D9056D">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E53271" w14:textId="77777777" w:rsidR="00D9056D" w:rsidRPr="00D9056D" w:rsidRDefault="00D9056D" w:rsidP="00D9056D">
            <w:pPr>
              <w:jc w:val="left"/>
            </w:pPr>
            <w:r w:rsidRPr="00D9056D">
              <w:t>High</w:t>
            </w:r>
          </w:p>
        </w:tc>
      </w:tr>
      <w:tr w:rsidR="00D9056D" w:rsidRPr="00D9056D" w14:paraId="241D32B9" w14:textId="77777777" w:rsidTr="00D9056D">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B6F955" w14:textId="77777777" w:rsidR="00D9056D" w:rsidRPr="00D9056D" w:rsidRDefault="00D9056D" w:rsidP="00D9056D">
            <w:pPr>
              <w:jc w:val="left"/>
            </w:pPr>
            <w:r w:rsidRPr="00D9056D">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87F05F" w14:textId="77777777" w:rsidR="00D9056D" w:rsidRPr="00D9056D" w:rsidRDefault="00D9056D" w:rsidP="00D9056D">
            <w:pPr>
              <w:jc w:val="left"/>
            </w:pPr>
            <w:r w:rsidRPr="00D9056D">
              <w:t>Khách hàng vào web và bấm vào đăng ký</w:t>
            </w:r>
          </w:p>
        </w:tc>
      </w:tr>
      <w:tr w:rsidR="00D9056D" w:rsidRPr="00D9056D" w14:paraId="032C8980" w14:textId="77777777" w:rsidTr="00D9056D">
        <w:trPr>
          <w:trHeight w:val="11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2F9E41" w14:textId="77777777" w:rsidR="00D9056D" w:rsidRPr="00D9056D" w:rsidRDefault="00D9056D" w:rsidP="00D9056D">
            <w:pPr>
              <w:jc w:val="left"/>
            </w:pPr>
            <w:r w:rsidRPr="00D9056D">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D6DC2F" w14:textId="77777777" w:rsidR="00D9056D" w:rsidRPr="00D9056D" w:rsidRDefault="00D9056D" w:rsidP="00DB1A4E">
            <w:pPr>
              <w:numPr>
                <w:ilvl w:val="0"/>
                <w:numId w:val="29"/>
              </w:numPr>
              <w:jc w:val="left"/>
            </w:pPr>
            <w:r w:rsidRPr="00D9056D">
              <w:t>Khách hàng chưa có tài khoản</w:t>
            </w:r>
          </w:p>
          <w:p w14:paraId="3DC9D63C" w14:textId="77777777" w:rsidR="00D9056D" w:rsidRPr="00D9056D" w:rsidRDefault="00D9056D" w:rsidP="00DB1A4E">
            <w:pPr>
              <w:numPr>
                <w:ilvl w:val="0"/>
                <w:numId w:val="29"/>
              </w:numPr>
              <w:jc w:val="left"/>
            </w:pPr>
            <w:r w:rsidRPr="00D9056D">
              <w:t>Thiết bị của khách hàng đã được kết nối internet khi thực hiện</w:t>
            </w:r>
          </w:p>
        </w:tc>
      </w:tr>
      <w:tr w:rsidR="00D9056D" w:rsidRPr="00D9056D" w14:paraId="110AD680" w14:textId="77777777" w:rsidTr="00D9056D">
        <w:trPr>
          <w:trHeight w:val="13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A3B4D6" w14:textId="77777777" w:rsidR="00D9056D" w:rsidRPr="00D9056D" w:rsidRDefault="00D9056D" w:rsidP="00D9056D">
            <w:pPr>
              <w:jc w:val="left"/>
            </w:pPr>
            <w:r w:rsidRPr="00D9056D">
              <w:t>Post-conditions</w:t>
            </w:r>
          </w:p>
          <w:p w14:paraId="495D5E92" w14:textId="77777777" w:rsidR="00D9056D" w:rsidRPr="00D9056D" w:rsidRDefault="00D9056D" w:rsidP="00D9056D">
            <w:pPr>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01D5F1" w14:textId="77777777" w:rsidR="00D9056D" w:rsidRPr="00D9056D" w:rsidRDefault="00D9056D" w:rsidP="00DB1A4E">
            <w:pPr>
              <w:numPr>
                <w:ilvl w:val="0"/>
                <w:numId w:val="30"/>
              </w:numPr>
              <w:jc w:val="left"/>
            </w:pPr>
            <w:r w:rsidRPr="00D9056D">
              <w:t>Đăng ký thành công tài khoản</w:t>
            </w:r>
          </w:p>
          <w:p w14:paraId="47793C4B" w14:textId="77777777" w:rsidR="00D9056D" w:rsidRPr="00D9056D" w:rsidRDefault="00D9056D" w:rsidP="00DB1A4E">
            <w:pPr>
              <w:numPr>
                <w:ilvl w:val="0"/>
                <w:numId w:val="30"/>
              </w:numPr>
              <w:jc w:val="left"/>
            </w:pPr>
            <w:r w:rsidRPr="00D9056D">
              <w:t>Hệ thống ghi nhận hoạt động</w:t>
            </w:r>
          </w:p>
        </w:tc>
      </w:tr>
      <w:tr w:rsidR="00D9056D" w:rsidRPr="00D9056D" w14:paraId="0505E7FB" w14:textId="77777777" w:rsidTr="00D9056D">
        <w:trPr>
          <w:trHeight w:val="48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D3AA63" w14:textId="77777777" w:rsidR="00D9056D" w:rsidRPr="00D9056D" w:rsidRDefault="00D9056D" w:rsidP="00D9056D">
            <w:pPr>
              <w:jc w:val="left"/>
            </w:pPr>
            <w:r w:rsidRPr="00D9056D">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3C9984" w14:textId="77777777" w:rsidR="00D9056D" w:rsidRPr="00D9056D" w:rsidRDefault="00D9056D" w:rsidP="00DB1A4E">
            <w:pPr>
              <w:numPr>
                <w:ilvl w:val="0"/>
                <w:numId w:val="31"/>
              </w:numPr>
              <w:jc w:val="left"/>
            </w:pPr>
            <w:r w:rsidRPr="00D9056D">
              <w:t>Khách hàng chọn đăng ký.</w:t>
            </w:r>
          </w:p>
          <w:p w14:paraId="35DA38F7" w14:textId="77777777" w:rsidR="00D9056D" w:rsidRPr="00D9056D" w:rsidRDefault="00D9056D" w:rsidP="00DB1A4E">
            <w:pPr>
              <w:numPr>
                <w:ilvl w:val="0"/>
                <w:numId w:val="31"/>
              </w:numPr>
              <w:jc w:val="left"/>
            </w:pPr>
            <w:r w:rsidRPr="00D9056D">
              <w:t>Khách hàng nhập tài khoản và chọn lệnh đăng nhập</w:t>
            </w:r>
          </w:p>
          <w:p w14:paraId="0FC837AC" w14:textId="77777777" w:rsidR="00D9056D" w:rsidRPr="00D9056D" w:rsidRDefault="00D9056D" w:rsidP="00DB1A4E">
            <w:pPr>
              <w:numPr>
                <w:ilvl w:val="0"/>
                <w:numId w:val="31"/>
              </w:numPr>
              <w:jc w:val="left"/>
            </w:pPr>
            <w:r w:rsidRPr="00D9056D">
              <w:t>Khách hàng nhập tên người dùng </w:t>
            </w:r>
          </w:p>
          <w:p w14:paraId="0F0C7018" w14:textId="77777777" w:rsidR="00D9056D" w:rsidRPr="00D9056D" w:rsidRDefault="00D9056D" w:rsidP="00DB1A4E">
            <w:pPr>
              <w:numPr>
                <w:ilvl w:val="0"/>
                <w:numId w:val="31"/>
              </w:numPr>
              <w:jc w:val="left"/>
            </w:pPr>
            <w:r w:rsidRPr="00D9056D">
              <w:t>Khách hàng nhập mật khẩu </w:t>
            </w:r>
          </w:p>
          <w:p w14:paraId="6B34FB71" w14:textId="77777777" w:rsidR="00D9056D" w:rsidRPr="00D9056D" w:rsidRDefault="00D9056D" w:rsidP="00DB1A4E">
            <w:pPr>
              <w:numPr>
                <w:ilvl w:val="0"/>
                <w:numId w:val="31"/>
              </w:numPr>
              <w:jc w:val="left"/>
            </w:pPr>
            <w:r w:rsidRPr="00D9056D">
              <w:t>Khách hàng nhập lại mật khẩu</w:t>
            </w:r>
          </w:p>
          <w:p w14:paraId="6A9F1D20" w14:textId="77777777" w:rsidR="00D9056D" w:rsidRPr="00D9056D" w:rsidRDefault="00D9056D" w:rsidP="00DB1A4E">
            <w:pPr>
              <w:numPr>
                <w:ilvl w:val="0"/>
                <w:numId w:val="31"/>
              </w:numPr>
              <w:jc w:val="left"/>
            </w:pPr>
            <w:r w:rsidRPr="00D9056D">
              <w:t>Khách hàng bấm lưu tài khoản</w:t>
            </w:r>
          </w:p>
          <w:p w14:paraId="752D5739" w14:textId="77777777" w:rsidR="00D9056D" w:rsidRPr="00D9056D" w:rsidRDefault="00D9056D" w:rsidP="00DB1A4E">
            <w:pPr>
              <w:numPr>
                <w:ilvl w:val="0"/>
                <w:numId w:val="31"/>
              </w:numPr>
              <w:jc w:val="left"/>
            </w:pPr>
            <w:r w:rsidRPr="00D9056D">
              <w:t>Hệ thống thông báo “đăng ký tài khoản thành công”</w:t>
            </w:r>
          </w:p>
          <w:p w14:paraId="6778168C" w14:textId="77777777" w:rsidR="00D9056D" w:rsidRPr="00D9056D" w:rsidRDefault="00D9056D" w:rsidP="00DB1A4E">
            <w:pPr>
              <w:numPr>
                <w:ilvl w:val="0"/>
                <w:numId w:val="31"/>
              </w:numPr>
              <w:jc w:val="left"/>
            </w:pPr>
            <w:r w:rsidRPr="00D9056D">
              <w:t>Hệ thống ghi nhận hoạt động đăng ký thành công</w:t>
            </w:r>
          </w:p>
        </w:tc>
      </w:tr>
      <w:tr w:rsidR="00D9056D" w:rsidRPr="00D9056D" w14:paraId="32182AAF" w14:textId="77777777" w:rsidTr="00D9056D">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A149F8" w14:textId="77777777" w:rsidR="00D9056D" w:rsidRPr="00D9056D" w:rsidRDefault="00D9056D" w:rsidP="00D9056D">
            <w:pPr>
              <w:jc w:val="left"/>
            </w:pPr>
            <w:r w:rsidRPr="00D9056D">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9F9B5E" w14:textId="77777777" w:rsidR="00D9056D" w:rsidRPr="00D9056D" w:rsidRDefault="00D9056D" w:rsidP="00D9056D">
            <w:pPr>
              <w:jc w:val="left"/>
            </w:pPr>
            <w:r w:rsidRPr="00D9056D">
              <w:t>2a. Khách hàng chọn đăng ký qua tài khoản Facebook</w:t>
            </w:r>
          </w:p>
        </w:tc>
      </w:tr>
      <w:tr w:rsidR="00D9056D" w:rsidRPr="00D9056D" w14:paraId="0A9A3798" w14:textId="77777777" w:rsidTr="00D9056D">
        <w:trPr>
          <w:trHeight w:val="139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2A44A1" w14:textId="77777777" w:rsidR="00D9056D" w:rsidRPr="00D9056D" w:rsidRDefault="00D9056D" w:rsidP="00D9056D">
            <w:pPr>
              <w:jc w:val="left"/>
            </w:pPr>
            <w:r w:rsidRPr="00D9056D">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97B226" w14:textId="77777777" w:rsidR="00D9056D" w:rsidRPr="00D9056D" w:rsidRDefault="00D9056D" w:rsidP="00D9056D">
            <w:pPr>
              <w:jc w:val="left"/>
            </w:pPr>
            <w:r w:rsidRPr="00D9056D">
              <w:t>6a. Hệ thống xác thực thông tin đăng nhập không thành công thì hiển thị thông báo “Xảy ra lỗi khi lưu” và kết thúc.</w:t>
            </w:r>
          </w:p>
        </w:tc>
      </w:tr>
      <w:tr w:rsidR="00D9056D" w:rsidRPr="00D9056D" w14:paraId="4DD85518" w14:textId="77777777" w:rsidTr="00D9056D">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538940" w14:textId="77777777" w:rsidR="00D9056D" w:rsidRPr="00D9056D" w:rsidRDefault="00D9056D" w:rsidP="00D9056D">
            <w:pPr>
              <w:jc w:val="left"/>
            </w:pPr>
            <w:r w:rsidRPr="00D9056D">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C53D94" w14:textId="77777777" w:rsidR="00D9056D" w:rsidRPr="00D9056D" w:rsidRDefault="00D9056D" w:rsidP="00D9056D">
            <w:pPr>
              <w:jc w:val="left"/>
            </w:pPr>
            <w:r w:rsidRPr="00D9056D">
              <w:t>N/A </w:t>
            </w:r>
          </w:p>
        </w:tc>
      </w:tr>
      <w:tr w:rsidR="00D9056D" w:rsidRPr="00D9056D" w14:paraId="37D9AD4F" w14:textId="77777777" w:rsidTr="00D9056D">
        <w:trPr>
          <w:trHeight w:val="13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455D25" w14:textId="77777777" w:rsidR="00D9056D" w:rsidRPr="00D9056D" w:rsidRDefault="00D9056D" w:rsidP="00D9056D">
            <w:pPr>
              <w:jc w:val="left"/>
            </w:pPr>
            <w:r w:rsidRPr="00D9056D">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135612" w14:textId="77777777" w:rsidR="00D9056D" w:rsidRPr="00D9056D" w:rsidRDefault="00D9056D" w:rsidP="00D9056D">
            <w:pPr>
              <w:jc w:val="left"/>
            </w:pPr>
            <w:r w:rsidRPr="00D9056D">
              <w:t>N/A </w:t>
            </w:r>
          </w:p>
        </w:tc>
      </w:tr>
    </w:tbl>
    <w:p w14:paraId="34AE8BC1" w14:textId="77777777" w:rsidR="00D9056D" w:rsidRDefault="00D9056D">
      <w:pPr>
        <w:jc w:val="left"/>
      </w:pPr>
      <w:r>
        <w:lastRenderedPageBreak/>
        <w:t>Sơ đồ hoạt động</w:t>
      </w:r>
    </w:p>
    <w:p w14:paraId="1592116E" w14:textId="77777777" w:rsidR="003648D2" w:rsidRDefault="00D9056D" w:rsidP="003648D2">
      <w:pPr>
        <w:keepNext/>
        <w:jc w:val="left"/>
      </w:pPr>
      <w:r>
        <w:rPr>
          <w:noProof/>
        </w:rPr>
        <w:drawing>
          <wp:inline distT="0" distB="0" distL="0" distR="0" wp14:anchorId="0AD58FDE" wp14:editId="65EA1A86">
            <wp:extent cx="5732145" cy="39084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 Nhóm-10.1.jpg"/>
                    <pic:cNvPicPr/>
                  </pic:nvPicPr>
                  <pic:blipFill>
                    <a:blip r:embed="rId43">
                      <a:extLst>
                        <a:ext uri="{28A0092B-C50C-407E-A947-70E740481C1C}">
                          <a14:useLocalDpi xmlns:a14="http://schemas.microsoft.com/office/drawing/2010/main" val="0"/>
                        </a:ext>
                      </a:extLst>
                    </a:blip>
                    <a:stretch>
                      <a:fillRect/>
                    </a:stretch>
                  </pic:blipFill>
                  <pic:spPr>
                    <a:xfrm>
                      <a:off x="0" y="0"/>
                      <a:ext cx="5732145" cy="3908425"/>
                    </a:xfrm>
                    <a:prstGeom prst="rect">
                      <a:avLst/>
                    </a:prstGeom>
                  </pic:spPr>
                </pic:pic>
              </a:graphicData>
            </a:graphic>
          </wp:inline>
        </w:drawing>
      </w:r>
    </w:p>
    <w:p w14:paraId="1FB35E16" w14:textId="369BE0C7" w:rsidR="003648D2" w:rsidRDefault="003648D2" w:rsidP="00152B01">
      <w:pPr>
        <w:pStyle w:val="Caption"/>
        <w:jc w:val="center"/>
      </w:pPr>
      <w:bookmarkStart w:id="68" w:name="_Toc166252781"/>
      <w:r>
        <w:t xml:space="preserve">Hình  </w:t>
      </w:r>
      <w:r w:rsidR="00AC5000">
        <w:fldChar w:fldCharType="begin"/>
      </w:r>
      <w:r w:rsidR="00AC5000">
        <w:instrText xml:space="preserve"> SEQ Hình_ \* ARABIC </w:instrText>
      </w:r>
      <w:r w:rsidR="00AC5000">
        <w:fldChar w:fldCharType="separate"/>
      </w:r>
      <w:r>
        <w:rPr>
          <w:noProof/>
        </w:rPr>
        <w:t>29</w:t>
      </w:r>
      <w:r w:rsidR="00AC5000">
        <w:rPr>
          <w:noProof/>
        </w:rPr>
        <w:fldChar w:fldCharType="end"/>
      </w:r>
      <w:r w:rsidR="00152B01">
        <w:rPr>
          <w:noProof/>
        </w:rPr>
        <w:t xml:space="preserve"> Ad </w:t>
      </w:r>
      <w:r w:rsidR="00152B01" w:rsidRPr="00D9056D">
        <w:t>Đăng ký</w:t>
      </w:r>
      <w:bookmarkEnd w:id="68"/>
    </w:p>
    <w:p w14:paraId="050939FC" w14:textId="3DC6FAD8" w:rsidR="00EB69CA" w:rsidRDefault="00200613" w:rsidP="00EB69CA">
      <w:pPr>
        <w:jc w:val="left"/>
        <w:rPr>
          <w:i/>
          <w:iCs/>
        </w:rPr>
      </w:pPr>
      <w:r>
        <w:br w:type="page"/>
      </w:r>
    </w:p>
    <w:p w14:paraId="57AF6F39" w14:textId="1AEB0B8F" w:rsidR="00EB69CA" w:rsidRDefault="00EB69CA" w:rsidP="00EB69CA">
      <w:pPr>
        <w:pStyle w:val="Heading1"/>
      </w:pPr>
      <w:bookmarkStart w:id="69" w:name="_Toc165647611"/>
      <w:bookmarkStart w:id="70" w:name="_Toc166252818"/>
      <w:r>
        <w:lastRenderedPageBreak/>
        <w:t>yÊU CẦU PHI CHỨC NĂNG</w:t>
      </w:r>
      <w:bookmarkEnd w:id="69"/>
      <w:bookmarkEnd w:id="70"/>
      <w:r>
        <w:t xml:space="preserve"> </w:t>
      </w:r>
    </w:p>
    <w:p w14:paraId="2DA86F6E" w14:textId="463D90F9" w:rsidR="00EB69CA" w:rsidRPr="00EB69CA" w:rsidRDefault="00EB69CA" w:rsidP="00DB1A4E">
      <w:pPr>
        <w:pStyle w:val="ListParagraph"/>
        <w:numPr>
          <w:ilvl w:val="0"/>
          <w:numId w:val="43"/>
        </w:numPr>
        <w:jc w:val="left"/>
        <w:rPr>
          <w:b/>
          <w:bCs/>
        </w:rPr>
      </w:pPr>
      <w:r w:rsidRPr="00EB69CA">
        <w:rPr>
          <w:i/>
          <w:iCs/>
        </w:rPr>
        <w:t>Giao diện và tính bảo mật</w:t>
      </w:r>
    </w:p>
    <w:p w14:paraId="31C788A8" w14:textId="77777777" w:rsidR="00EB69CA" w:rsidRPr="00EB69CA" w:rsidRDefault="00EB69CA" w:rsidP="00DB1A4E">
      <w:pPr>
        <w:numPr>
          <w:ilvl w:val="0"/>
          <w:numId w:val="40"/>
        </w:numPr>
        <w:jc w:val="left"/>
      </w:pPr>
      <w:r w:rsidRPr="00EB69CA">
        <w:t>Giao diện đơn giản, dễ sử dụng cho mọi đối tượng</w:t>
      </w:r>
    </w:p>
    <w:p w14:paraId="4ED269A0" w14:textId="77777777" w:rsidR="00EB69CA" w:rsidRPr="00EB69CA" w:rsidRDefault="00EB69CA" w:rsidP="00DB1A4E">
      <w:pPr>
        <w:numPr>
          <w:ilvl w:val="0"/>
          <w:numId w:val="40"/>
        </w:numPr>
        <w:jc w:val="left"/>
      </w:pPr>
      <w:r w:rsidRPr="00EB69CA">
        <w:t>Màu sắc hệ thống và Logo đơn giản, nhẹ nhàng, đẹp mắt nhưng gây được sự chú ý, thu hút khách hàng</w:t>
      </w:r>
    </w:p>
    <w:p w14:paraId="792AFBBC" w14:textId="77777777" w:rsidR="00EB69CA" w:rsidRPr="00EB69CA" w:rsidRDefault="00EB69CA" w:rsidP="00DB1A4E">
      <w:pPr>
        <w:numPr>
          <w:ilvl w:val="0"/>
          <w:numId w:val="40"/>
        </w:numPr>
        <w:jc w:val="left"/>
      </w:pPr>
      <w:r w:rsidRPr="00EB69CA">
        <w:t>Phương thức đăng nhập bằng số điện thoại</w:t>
      </w:r>
    </w:p>
    <w:p w14:paraId="0108489F" w14:textId="05093E69" w:rsidR="00EB69CA" w:rsidRPr="00EB69CA" w:rsidRDefault="00EB69CA" w:rsidP="00DB1A4E">
      <w:pPr>
        <w:numPr>
          <w:ilvl w:val="0"/>
          <w:numId w:val="40"/>
        </w:numPr>
        <w:jc w:val="left"/>
      </w:pPr>
      <w:r>
        <w:t>C</w:t>
      </w:r>
      <w:r w:rsidRPr="00EB69CA">
        <w:t>ó các biện pháp bảo mật như:</w:t>
      </w:r>
    </w:p>
    <w:p w14:paraId="35D6AFD6" w14:textId="77777777" w:rsidR="00EB69CA" w:rsidRPr="00EB69CA" w:rsidRDefault="00EB69CA" w:rsidP="00DB1A4E">
      <w:pPr>
        <w:numPr>
          <w:ilvl w:val="1"/>
          <w:numId w:val="41"/>
        </w:numPr>
        <w:jc w:val="left"/>
      </w:pPr>
      <w:r w:rsidRPr="00EB69CA">
        <w:t>Mật khẩu mạnh (ít nhất 8 ký tự, bao gồm chữ hoa, thường, số, ký tự đặc biệt)</w:t>
      </w:r>
    </w:p>
    <w:p w14:paraId="082487CD" w14:textId="77777777" w:rsidR="00EB69CA" w:rsidRPr="00EB69CA" w:rsidRDefault="00EB69CA" w:rsidP="00DB1A4E">
      <w:pPr>
        <w:numPr>
          <w:ilvl w:val="1"/>
          <w:numId w:val="41"/>
        </w:numPr>
        <w:jc w:val="left"/>
      </w:pPr>
      <w:r w:rsidRPr="00EB69CA">
        <w:t>Tự động đăng xuất khi không sử dụng</w:t>
      </w:r>
    </w:p>
    <w:p w14:paraId="7C7A875B" w14:textId="77777777" w:rsidR="00EB69CA" w:rsidRPr="00EB69CA" w:rsidRDefault="00EB69CA" w:rsidP="00DB1A4E">
      <w:pPr>
        <w:numPr>
          <w:ilvl w:val="0"/>
          <w:numId w:val="41"/>
        </w:numPr>
        <w:jc w:val="left"/>
      </w:pPr>
      <w:r w:rsidRPr="00EB69CA">
        <w:t>Phân biệt được chủ cửa hàng và khách hàng khi đăng nhập.</w:t>
      </w:r>
    </w:p>
    <w:p w14:paraId="03A79DA1" w14:textId="08698EB7" w:rsidR="00EB69CA" w:rsidRPr="00EB69CA" w:rsidRDefault="00EB69CA" w:rsidP="00DB1A4E">
      <w:pPr>
        <w:numPr>
          <w:ilvl w:val="0"/>
          <w:numId w:val="44"/>
        </w:numPr>
        <w:jc w:val="left"/>
        <w:rPr>
          <w:b/>
          <w:bCs/>
        </w:rPr>
      </w:pPr>
      <w:r w:rsidRPr="00EB69CA">
        <w:rPr>
          <w:i/>
          <w:iCs/>
        </w:rPr>
        <w:t xml:space="preserve"> Hiệu suất và tính năng</w:t>
      </w:r>
    </w:p>
    <w:p w14:paraId="5056EECC" w14:textId="77777777" w:rsidR="00EB69CA" w:rsidRPr="00EB69CA" w:rsidRDefault="00EB69CA" w:rsidP="00DB1A4E">
      <w:pPr>
        <w:numPr>
          <w:ilvl w:val="0"/>
          <w:numId w:val="42"/>
        </w:numPr>
        <w:jc w:val="left"/>
      </w:pPr>
      <w:r w:rsidRPr="00EB69CA">
        <w:t>Hệ thống có thể xử lý được 50-100 người truy cập cùng lúc.</w:t>
      </w:r>
    </w:p>
    <w:p w14:paraId="3213E2A0" w14:textId="77777777" w:rsidR="00EB69CA" w:rsidRPr="00EB69CA" w:rsidRDefault="00EB69CA" w:rsidP="00DB1A4E">
      <w:pPr>
        <w:numPr>
          <w:ilvl w:val="0"/>
          <w:numId w:val="42"/>
        </w:numPr>
        <w:jc w:val="left"/>
      </w:pPr>
      <w:r w:rsidRPr="00EB69CA">
        <w:t>Thông báo tình trạng các hóa đơn, thông tin về sản phẩm</w:t>
      </w:r>
    </w:p>
    <w:p w14:paraId="3FE9D7C9" w14:textId="77777777" w:rsidR="00EB69CA" w:rsidRPr="00EB69CA" w:rsidRDefault="00EB69CA" w:rsidP="00DB1A4E">
      <w:pPr>
        <w:numPr>
          <w:ilvl w:val="0"/>
          <w:numId w:val="42"/>
        </w:numPr>
        <w:jc w:val="left"/>
      </w:pPr>
      <w:r w:rsidRPr="00EB69CA">
        <w:t>Dễ dàng cập nhật đơn hàng, hàng hóa.</w:t>
      </w:r>
    </w:p>
    <w:p w14:paraId="090814B0" w14:textId="77777777" w:rsidR="00EB69CA" w:rsidRPr="00EB69CA" w:rsidRDefault="00EB69CA" w:rsidP="00DB1A4E">
      <w:pPr>
        <w:numPr>
          <w:ilvl w:val="0"/>
          <w:numId w:val="42"/>
        </w:numPr>
        <w:jc w:val="left"/>
      </w:pPr>
      <w:r w:rsidRPr="00EB69CA">
        <w:t>Khách hàng chỉ có thể truy cập để thực hiện các chức năng mua hàng, xem lịch sử mua hàng của mình. Chủ cửa hàng có quyền truy cập, sử dụng tất cả các chức năng của hệ thống.</w:t>
      </w:r>
    </w:p>
    <w:p w14:paraId="045F67D7" w14:textId="48EE8990" w:rsidR="00200613" w:rsidRDefault="00200613">
      <w:pPr>
        <w:jc w:val="left"/>
      </w:pPr>
    </w:p>
    <w:p w14:paraId="022025BE" w14:textId="2D279FFC" w:rsidR="00200613" w:rsidRPr="00200613" w:rsidRDefault="00200613" w:rsidP="00200613">
      <w:pPr>
        <w:pStyle w:val="Heading1"/>
        <w:numPr>
          <w:ilvl w:val="0"/>
          <w:numId w:val="0"/>
        </w:numPr>
        <w:ind w:left="360"/>
      </w:pPr>
      <w:bookmarkStart w:id="71" w:name="_Toc166252819"/>
      <w:r>
        <w:t>Tài liệu tham khảo</w:t>
      </w:r>
      <w:bookmarkEnd w:id="71"/>
    </w:p>
    <w:p w14:paraId="6DE98C8C" w14:textId="77777777" w:rsidR="00200613" w:rsidRPr="00200613" w:rsidRDefault="00200613" w:rsidP="00200613"/>
    <w:p w14:paraId="7DCA3162" w14:textId="77777777" w:rsidR="00200613" w:rsidRPr="00200613" w:rsidRDefault="00200613" w:rsidP="00200613">
      <w:pPr>
        <w:jc w:val="center"/>
        <w:rPr>
          <w:rFonts w:cs="Times New Roman"/>
          <w:sz w:val="24"/>
          <w:szCs w:val="24"/>
        </w:rPr>
      </w:pPr>
    </w:p>
    <w:sectPr w:rsidR="00200613" w:rsidRPr="00200613" w:rsidSect="00D360BD">
      <w:headerReference w:type="default" r:id="rId44"/>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CDEC2" w14:textId="77777777" w:rsidR="00307CC1" w:rsidRDefault="00307CC1" w:rsidP="00200613">
      <w:pPr>
        <w:spacing w:after="0" w:line="240" w:lineRule="auto"/>
      </w:pPr>
      <w:r>
        <w:separator/>
      </w:r>
    </w:p>
  </w:endnote>
  <w:endnote w:type="continuationSeparator" w:id="0">
    <w:p w14:paraId="15FA34D8" w14:textId="77777777" w:rsidR="00307CC1" w:rsidRDefault="00307CC1"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5619044"/>
      <w:docPartObj>
        <w:docPartGallery w:val="Page Numbers (Bottom of Page)"/>
        <w:docPartUnique/>
      </w:docPartObj>
    </w:sdtPr>
    <w:sdtEndPr>
      <w:rPr>
        <w:noProof/>
      </w:rPr>
    </w:sdtEndPr>
    <w:sdtContent>
      <w:p w14:paraId="457FAA14" w14:textId="486951F7" w:rsidR="008608CA" w:rsidRDefault="008608CA">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40AE69AB" w14:textId="77777777" w:rsidR="008608CA" w:rsidRDefault="008608C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106718"/>
      <w:docPartObj>
        <w:docPartGallery w:val="Page Numbers (Bottom of Page)"/>
        <w:docPartUnique/>
      </w:docPartObj>
    </w:sdtPr>
    <w:sdtEndPr>
      <w:rPr>
        <w:noProof/>
      </w:rPr>
    </w:sdtEndPr>
    <w:sdtContent>
      <w:p w14:paraId="50EA06AE" w14:textId="15224D11" w:rsidR="008608CA" w:rsidRDefault="008608CA">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572977F9" w14:textId="77777777" w:rsidR="008608CA" w:rsidRDefault="008608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C51830" w14:textId="77777777" w:rsidR="00307CC1" w:rsidRDefault="00307CC1" w:rsidP="00200613">
      <w:pPr>
        <w:spacing w:after="0" w:line="240" w:lineRule="auto"/>
      </w:pPr>
      <w:r>
        <w:separator/>
      </w:r>
    </w:p>
  </w:footnote>
  <w:footnote w:type="continuationSeparator" w:id="0">
    <w:p w14:paraId="78686442" w14:textId="77777777" w:rsidR="00307CC1" w:rsidRDefault="00307CC1" w:rsidP="00200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7B5B1" w14:textId="7E0020FF" w:rsidR="00152B01" w:rsidRDefault="00152B01" w:rsidP="009B19BB">
    <w:pPr>
      <w:pStyle w:val="Header"/>
      <w:tabs>
        <w:tab w:val="clear" w:pos="4680"/>
        <w:tab w:val="clear" w:pos="9360"/>
        <w:tab w:val="left" w:pos="1710"/>
      </w:tabs>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327C0" w14:textId="77777777" w:rsidR="00152B01" w:rsidRDefault="00152B01" w:rsidP="009B19BB">
    <w:pPr>
      <w:pStyle w:val="Header"/>
      <w:tabs>
        <w:tab w:val="clear" w:pos="4680"/>
        <w:tab w:val="clear" w:pos="9360"/>
        <w:tab w:val="left" w:pos="1710"/>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397EF" w14:textId="77777777" w:rsidR="00152B01" w:rsidRDefault="00152B01" w:rsidP="009B19BB">
    <w:pPr>
      <w:pStyle w:val="Header"/>
      <w:tabs>
        <w:tab w:val="clear" w:pos="4680"/>
        <w:tab w:val="clear" w:pos="9360"/>
        <w:tab w:val="left" w:pos="1710"/>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E9CF8" w14:textId="77777777" w:rsidR="00152B01" w:rsidRDefault="00152B01" w:rsidP="009B19BB">
    <w:pPr>
      <w:pStyle w:val="Header"/>
      <w:tabs>
        <w:tab w:val="clear" w:pos="4680"/>
        <w:tab w:val="clear" w:pos="9360"/>
        <w:tab w:val="left" w:pos="171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6F9A"/>
    <w:multiLevelType w:val="multilevel"/>
    <w:tmpl w:val="8E8033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97365E"/>
    <w:multiLevelType w:val="multilevel"/>
    <w:tmpl w:val="07269F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45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827A6D"/>
    <w:multiLevelType w:val="multilevel"/>
    <w:tmpl w:val="E74864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2C4CFC"/>
    <w:multiLevelType w:val="multilevel"/>
    <w:tmpl w:val="2D9619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076D39"/>
    <w:multiLevelType w:val="multilevel"/>
    <w:tmpl w:val="E9D4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56B50"/>
    <w:multiLevelType w:val="multilevel"/>
    <w:tmpl w:val="4724C5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2742097"/>
    <w:multiLevelType w:val="multilevel"/>
    <w:tmpl w:val="FA1E1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2991F34"/>
    <w:multiLevelType w:val="multilevel"/>
    <w:tmpl w:val="7144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B6640"/>
    <w:multiLevelType w:val="multilevel"/>
    <w:tmpl w:val="EAA67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E419AD"/>
    <w:multiLevelType w:val="multilevel"/>
    <w:tmpl w:val="5832DC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5D65CAB"/>
    <w:multiLevelType w:val="multilevel"/>
    <w:tmpl w:val="8D80CBC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F878D2"/>
    <w:multiLevelType w:val="multilevel"/>
    <w:tmpl w:val="C93C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B3591"/>
    <w:multiLevelType w:val="multilevel"/>
    <w:tmpl w:val="51A6B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1C000D9"/>
    <w:multiLevelType w:val="multilevel"/>
    <w:tmpl w:val="8248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E01487"/>
    <w:multiLevelType w:val="multilevel"/>
    <w:tmpl w:val="6AEE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4758A"/>
    <w:multiLevelType w:val="multilevel"/>
    <w:tmpl w:val="FED24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6E3BCB"/>
    <w:multiLevelType w:val="multilevel"/>
    <w:tmpl w:val="1FBCD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21805E5"/>
    <w:multiLevelType w:val="multilevel"/>
    <w:tmpl w:val="81BA4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A75E21"/>
    <w:multiLevelType w:val="multilevel"/>
    <w:tmpl w:val="EAFEB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EE7F4E"/>
    <w:multiLevelType w:val="multilevel"/>
    <w:tmpl w:val="352A0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33046B"/>
    <w:multiLevelType w:val="multilevel"/>
    <w:tmpl w:val="4F04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454E9"/>
    <w:multiLevelType w:val="multilevel"/>
    <w:tmpl w:val="8370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0617F"/>
    <w:multiLevelType w:val="multilevel"/>
    <w:tmpl w:val="2746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495F77"/>
    <w:multiLevelType w:val="multilevel"/>
    <w:tmpl w:val="4B8C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E69C7"/>
    <w:multiLevelType w:val="multilevel"/>
    <w:tmpl w:val="7DFCCA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2C41732"/>
    <w:multiLevelType w:val="multilevel"/>
    <w:tmpl w:val="F6A6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3972BD"/>
    <w:multiLevelType w:val="multilevel"/>
    <w:tmpl w:val="242E6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6432D8"/>
    <w:multiLevelType w:val="multilevel"/>
    <w:tmpl w:val="4D46F6B6"/>
    <w:lvl w:ilvl="0">
      <w:start w:val="1"/>
      <w:numFmt w:val="bullet"/>
      <w:lvlText w:val="+"/>
      <w:lvlJc w:val="left"/>
      <w:pPr>
        <w:ind w:left="1440" w:hanging="360"/>
      </w:pPr>
      <w:rPr>
        <w:rFonts w:hint="default"/>
        <w:u w:val="none"/>
      </w:rPr>
    </w:lvl>
    <w:lvl w:ilvl="1">
      <w:start w:val="1"/>
      <w:numFmt w:val="bullet"/>
      <w:lvlText w:val="+"/>
      <w:lvlJc w:val="left"/>
      <w:pPr>
        <w:ind w:left="2160" w:hanging="360"/>
      </w:pPr>
      <w:rPr>
        <w:rFonts w:hint="default"/>
        <w:u w:val="none"/>
      </w:rPr>
    </w:lvl>
    <w:lvl w:ilvl="2">
      <w:start w:val="1"/>
      <w:numFmt w:val="bullet"/>
      <w:lvlText w:val="+"/>
      <w:lvlJc w:val="left"/>
      <w:pPr>
        <w:ind w:left="2880" w:hanging="360"/>
      </w:pPr>
      <w:rPr>
        <w:rFonts w:hint="default"/>
        <w:u w:val="none"/>
      </w:rPr>
    </w:lvl>
    <w:lvl w:ilvl="3">
      <w:start w:val="1"/>
      <w:numFmt w:val="bullet"/>
      <w:lvlText w:val="+"/>
      <w:lvlJc w:val="left"/>
      <w:pPr>
        <w:ind w:left="3600" w:hanging="360"/>
      </w:pPr>
      <w:rPr>
        <w:rFonts w:hint="default"/>
        <w:u w:val="none"/>
      </w:rPr>
    </w:lvl>
    <w:lvl w:ilvl="4">
      <w:start w:val="1"/>
      <w:numFmt w:val="bullet"/>
      <w:lvlText w:val="+"/>
      <w:lvlJc w:val="left"/>
      <w:pPr>
        <w:ind w:left="4320" w:hanging="360"/>
      </w:pPr>
      <w:rPr>
        <w:rFonts w:hint="default"/>
        <w:u w:val="none"/>
      </w:rPr>
    </w:lvl>
    <w:lvl w:ilvl="5">
      <w:start w:val="1"/>
      <w:numFmt w:val="bullet"/>
      <w:lvlText w:val="+"/>
      <w:lvlJc w:val="left"/>
      <w:pPr>
        <w:ind w:left="5040" w:hanging="360"/>
      </w:pPr>
      <w:rPr>
        <w:rFonts w:hint="default"/>
        <w:u w:val="none"/>
      </w:rPr>
    </w:lvl>
    <w:lvl w:ilvl="6">
      <w:start w:val="1"/>
      <w:numFmt w:val="bullet"/>
      <w:lvlText w:val="+"/>
      <w:lvlJc w:val="left"/>
      <w:pPr>
        <w:ind w:left="5760" w:hanging="360"/>
      </w:pPr>
      <w:rPr>
        <w:rFonts w:hint="default"/>
        <w:u w:val="none"/>
      </w:rPr>
    </w:lvl>
    <w:lvl w:ilvl="7">
      <w:start w:val="1"/>
      <w:numFmt w:val="bullet"/>
      <w:lvlText w:val="+"/>
      <w:lvlJc w:val="left"/>
      <w:pPr>
        <w:ind w:left="6480" w:hanging="360"/>
      </w:pPr>
      <w:rPr>
        <w:rFonts w:hint="default"/>
        <w:u w:val="none"/>
      </w:rPr>
    </w:lvl>
    <w:lvl w:ilvl="8">
      <w:start w:val="1"/>
      <w:numFmt w:val="bullet"/>
      <w:lvlText w:val="+"/>
      <w:lvlJc w:val="left"/>
      <w:pPr>
        <w:ind w:left="7200" w:hanging="360"/>
      </w:pPr>
      <w:rPr>
        <w:rFonts w:hint="default"/>
        <w:u w:val="none"/>
      </w:rPr>
    </w:lvl>
  </w:abstractNum>
  <w:abstractNum w:abstractNumId="28" w15:restartNumberingAfterBreak="0">
    <w:nsid w:val="4A5B37E9"/>
    <w:multiLevelType w:val="multilevel"/>
    <w:tmpl w:val="852A0A2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AFD1105"/>
    <w:multiLevelType w:val="multilevel"/>
    <w:tmpl w:val="3C98EAD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976D5"/>
    <w:multiLevelType w:val="multilevel"/>
    <w:tmpl w:val="1C2C4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29849BC"/>
    <w:multiLevelType w:val="multilevel"/>
    <w:tmpl w:val="EF2C09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58296D66"/>
    <w:multiLevelType w:val="multilevel"/>
    <w:tmpl w:val="453A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F74801"/>
    <w:multiLevelType w:val="multilevel"/>
    <w:tmpl w:val="3BC0A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3B4309"/>
    <w:multiLevelType w:val="multilevel"/>
    <w:tmpl w:val="0A4078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0C001E9"/>
    <w:multiLevelType w:val="multilevel"/>
    <w:tmpl w:val="FE50C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45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6535188"/>
    <w:multiLevelType w:val="multilevel"/>
    <w:tmpl w:val="1EDAF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2A5BB1"/>
    <w:multiLevelType w:val="multilevel"/>
    <w:tmpl w:val="9B8C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B53451"/>
    <w:multiLevelType w:val="multilevel"/>
    <w:tmpl w:val="A78C4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2D22D07"/>
    <w:multiLevelType w:val="multilevel"/>
    <w:tmpl w:val="2B3C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C02691"/>
    <w:multiLevelType w:val="multilevel"/>
    <w:tmpl w:val="6636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4D63DF"/>
    <w:multiLevelType w:val="multilevel"/>
    <w:tmpl w:val="57CE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50469"/>
    <w:multiLevelType w:val="multilevel"/>
    <w:tmpl w:val="4D46F6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FB76E55"/>
    <w:multiLevelType w:val="multilevel"/>
    <w:tmpl w:val="21D8B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4"/>
  </w:num>
  <w:num w:numId="3">
    <w:abstractNumId w:val="29"/>
  </w:num>
  <w:num w:numId="4">
    <w:abstractNumId w:val="10"/>
  </w:num>
  <w:num w:numId="5">
    <w:abstractNumId w:val="31"/>
  </w:num>
  <w:num w:numId="6">
    <w:abstractNumId w:val="9"/>
  </w:num>
  <w:num w:numId="7">
    <w:abstractNumId w:val="2"/>
  </w:num>
  <w:num w:numId="8">
    <w:abstractNumId w:val="16"/>
  </w:num>
  <w:num w:numId="9">
    <w:abstractNumId w:val="30"/>
  </w:num>
  <w:num w:numId="10">
    <w:abstractNumId w:val="0"/>
  </w:num>
  <w:num w:numId="11">
    <w:abstractNumId w:val="3"/>
  </w:num>
  <w:num w:numId="12">
    <w:abstractNumId w:val="5"/>
  </w:num>
  <w:num w:numId="13">
    <w:abstractNumId w:val="6"/>
  </w:num>
  <w:num w:numId="14">
    <w:abstractNumId w:val="38"/>
  </w:num>
  <w:num w:numId="15">
    <w:abstractNumId w:val="12"/>
  </w:num>
  <w:num w:numId="16">
    <w:abstractNumId w:val="34"/>
  </w:num>
  <w:num w:numId="17">
    <w:abstractNumId w:val="14"/>
  </w:num>
  <w:num w:numId="18">
    <w:abstractNumId w:val="21"/>
  </w:num>
  <w:num w:numId="19">
    <w:abstractNumId w:val="22"/>
  </w:num>
  <w:num w:numId="20">
    <w:abstractNumId w:val="11"/>
  </w:num>
  <w:num w:numId="21">
    <w:abstractNumId w:val="4"/>
  </w:num>
  <w:num w:numId="22">
    <w:abstractNumId w:val="43"/>
  </w:num>
  <w:num w:numId="23">
    <w:abstractNumId w:val="7"/>
  </w:num>
  <w:num w:numId="24">
    <w:abstractNumId w:val="20"/>
  </w:num>
  <w:num w:numId="25">
    <w:abstractNumId w:val="17"/>
  </w:num>
  <w:num w:numId="26">
    <w:abstractNumId w:val="8"/>
  </w:num>
  <w:num w:numId="27">
    <w:abstractNumId w:val="1"/>
  </w:num>
  <w:num w:numId="28">
    <w:abstractNumId w:val="35"/>
  </w:num>
  <w:num w:numId="29">
    <w:abstractNumId w:val="37"/>
  </w:num>
  <w:num w:numId="30">
    <w:abstractNumId w:val="40"/>
  </w:num>
  <w:num w:numId="31">
    <w:abstractNumId w:val="18"/>
  </w:num>
  <w:num w:numId="32">
    <w:abstractNumId w:val="19"/>
  </w:num>
  <w:num w:numId="33">
    <w:abstractNumId w:val="13"/>
  </w:num>
  <w:num w:numId="34">
    <w:abstractNumId w:val="32"/>
  </w:num>
  <w:num w:numId="35">
    <w:abstractNumId w:val="15"/>
  </w:num>
  <w:num w:numId="36">
    <w:abstractNumId w:val="25"/>
  </w:num>
  <w:num w:numId="37">
    <w:abstractNumId w:val="33"/>
  </w:num>
  <w:num w:numId="38">
    <w:abstractNumId w:val="23"/>
  </w:num>
  <w:num w:numId="39">
    <w:abstractNumId w:val="39"/>
  </w:num>
  <w:num w:numId="40">
    <w:abstractNumId w:val="36"/>
  </w:num>
  <w:num w:numId="41">
    <w:abstractNumId w:val="36"/>
    <w:lvlOverride w:ilvl="1">
      <w:lvl w:ilvl="1">
        <w:numFmt w:val="bullet"/>
        <w:lvlText w:val=""/>
        <w:lvlJc w:val="left"/>
        <w:pPr>
          <w:tabs>
            <w:tab w:val="num" w:pos="1440"/>
          </w:tabs>
          <w:ind w:left="1440" w:hanging="360"/>
        </w:pPr>
        <w:rPr>
          <w:rFonts w:ascii="Symbol" w:hAnsi="Symbol" w:hint="default"/>
          <w:sz w:val="20"/>
        </w:rPr>
      </w:lvl>
    </w:lvlOverride>
  </w:num>
  <w:num w:numId="42">
    <w:abstractNumId w:val="41"/>
  </w:num>
  <w:num w:numId="43">
    <w:abstractNumId w:val="27"/>
  </w:num>
  <w:num w:numId="44">
    <w:abstractNumId w:val="42"/>
  </w:num>
  <w:num w:numId="45">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E2NzM3MDKyNLY0tDBS0lEKTi0uzszPAykwqgUA6QCINSwAAAA="/>
  </w:docVars>
  <w:rsids>
    <w:rsidRoot w:val="007359EB"/>
    <w:rsid w:val="000B09C6"/>
    <w:rsid w:val="00152B01"/>
    <w:rsid w:val="00200613"/>
    <w:rsid w:val="00250655"/>
    <w:rsid w:val="002E1BBE"/>
    <w:rsid w:val="00307CC1"/>
    <w:rsid w:val="003648D2"/>
    <w:rsid w:val="00365520"/>
    <w:rsid w:val="00542645"/>
    <w:rsid w:val="005B7AF2"/>
    <w:rsid w:val="00613570"/>
    <w:rsid w:val="00646822"/>
    <w:rsid w:val="006673B2"/>
    <w:rsid w:val="007015D7"/>
    <w:rsid w:val="007359EB"/>
    <w:rsid w:val="00770322"/>
    <w:rsid w:val="008608CA"/>
    <w:rsid w:val="009525AB"/>
    <w:rsid w:val="0097533B"/>
    <w:rsid w:val="009A61FC"/>
    <w:rsid w:val="009A6D8F"/>
    <w:rsid w:val="009B19BB"/>
    <w:rsid w:val="009B6016"/>
    <w:rsid w:val="00A0346F"/>
    <w:rsid w:val="00A57CCB"/>
    <w:rsid w:val="00AC178B"/>
    <w:rsid w:val="00AC5000"/>
    <w:rsid w:val="00B57817"/>
    <w:rsid w:val="00B81E7C"/>
    <w:rsid w:val="00BE162C"/>
    <w:rsid w:val="00BF500E"/>
    <w:rsid w:val="00C1349C"/>
    <w:rsid w:val="00C33FB9"/>
    <w:rsid w:val="00CD178A"/>
    <w:rsid w:val="00D360BD"/>
    <w:rsid w:val="00D9056D"/>
    <w:rsid w:val="00DB1A4E"/>
    <w:rsid w:val="00E3261C"/>
    <w:rsid w:val="00E50699"/>
    <w:rsid w:val="00E932DA"/>
    <w:rsid w:val="00EB69CA"/>
    <w:rsid w:val="00F275FE"/>
    <w:rsid w:val="00F84D8D"/>
    <w:rsid w:val="00F86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12E9E"/>
  <w15:chartTrackingRefBased/>
  <w15:docId w15:val="{1CBA38EF-10AE-47B9-9717-C3DEAEE3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78A"/>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CD178A"/>
    <w:pPr>
      <w:keepNext/>
      <w:keepLines/>
      <w:numPr>
        <w:ilvl w:val="2"/>
        <w:numId w:val="1"/>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D178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customStyle="1" w:styleId="UnresolvedMention">
    <w:name w:val="Unresolved Mention"/>
    <w:basedOn w:val="DefaultParagraphFont"/>
    <w:uiPriority w:val="99"/>
    <w:semiHidden/>
    <w:unhideWhenUsed/>
    <w:rsid w:val="00A57CCB"/>
    <w:rPr>
      <w:color w:val="605E5C"/>
      <w:shd w:val="clear" w:color="auto" w:fill="E1DFDD"/>
    </w:rPr>
  </w:style>
  <w:style w:type="paragraph" w:styleId="Caption">
    <w:name w:val="caption"/>
    <w:basedOn w:val="Normal"/>
    <w:next w:val="Normal"/>
    <w:uiPriority w:val="35"/>
    <w:unhideWhenUsed/>
    <w:qFormat/>
    <w:rsid w:val="00D360BD"/>
    <w:pPr>
      <w:spacing w:after="200" w:line="240" w:lineRule="auto"/>
    </w:pPr>
    <w:rPr>
      <w:i/>
      <w:iCs/>
      <w:color w:val="44546A" w:themeColor="text2"/>
      <w:sz w:val="18"/>
      <w:szCs w:val="18"/>
    </w:rPr>
  </w:style>
  <w:style w:type="paragraph" w:styleId="ListParagraph">
    <w:name w:val="List Paragraph"/>
    <w:basedOn w:val="Normal"/>
    <w:uiPriority w:val="34"/>
    <w:qFormat/>
    <w:rsid w:val="00EB69CA"/>
    <w:pPr>
      <w:ind w:left="720"/>
      <w:contextualSpacing/>
    </w:pPr>
  </w:style>
  <w:style w:type="paragraph" w:styleId="TOCHeading">
    <w:name w:val="TOC Heading"/>
    <w:basedOn w:val="Heading1"/>
    <w:next w:val="Normal"/>
    <w:uiPriority w:val="39"/>
    <w:unhideWhenUsed/>
    <w:qFormat/>
    <w:rsid w:val="00F8652C"/>
    <w:pPr>
      <w:numPr>
        <w:numId w:val="0"/>
      </w:numPr>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F8652C"/>
    <w:pPr>
      <w:spacing w:after="100"/>
    </w:pPr>
  </w:style>
  <w:style w:type="paragraph" w:styleId="TOC2">
    <w:name w:val="toc 2"/>
    <w:basedOn w:val="Normal"/>
    <w:next w:val="Normal"/>
    <w:autoRedefine/>
    <w:uiPriority w:val="39"/>
    <w:unhideWhenUsed/>
    <w:rsid w:val="00F8652C"/>
    <w:pPr>
      <w:spacing w:after="100"/>
      <w:ind w:left="260"/>
    </w:pPr>
  </w:style>
  <w:style w:type="paragraph" w:styleId="TOC3">
    <w:name w:val="toc 3"/>
    <w:basedOn w:val="Normal"/>
    <w:next w:val="Normal"/>
    <w:autoRedefine/>
    <w:uiPriority w:val="39"/>
    <w:unhideWhenUsed/>
    <w:rsid w:val="00F8652C"/>
    <w:pPr>
      <w:spacing w:after="100"/>
      <w:ind w:left="520"/>
    </w:pPr>
  </w:style>
  <w:style w:type="paragraph" w:styleId="TableofFigures">
    <w:name w:val="table of figures"/>
    <w:basedOn w:val="Normal"/>
    <w:next w:val="Normal"/>
    <w:uiPriority w:val="99"/>
    <w:unhideWhenUsed/>
    <w:rsid w:val="00152B0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5857">
      <w:bodyDiv w:val="1"/>
      <w:marLeft w:val="0"/>
      <w:marRight w:val="0"/>
      <w:marTop w:val="0"/>
      <w:marBottom w:val="0"/>
      <w:divBdr>
        <w:top w:val="none" w:sz="0" w:space="0" w:color="auto"/>
        <w:left w:val="none" w:sz="0" w:space="0" w:color="auto"/>
        <w:bottom w:val="none" w:sz="0" w:space="0" w:color="auto"/>
        <w:right w:val="none" w:sz="0" w:space="0" w:color="auto"/>
      </w:divBdr>
    </w:div>
    <w:div w:id="414010559">
      <w:bodyDiv w:val="1"/>
      <w:marLeft w:val="0"/>
      <w:marRight w:val="0"/>
      <w:marTop w:val="0"/>
      <w:marBottom w:val="0"/>
      <w:divBdr>
        <w:top w:val="none" w:sz="0" w:space="0" w:color="auto"/>
        <w:left w:val="none" w:sz="0" w:space="0" w:color="auto"/>
        <w:bottom w:val="none" w:sz="0" w:space="0" w:color="auto"/>
        <w:right w:val="none" w:sz="0" w:space="0" w:color="auto"/>
      </w:divBdr>
    </w:div>
    <w:div w:id="596868099">
      <w:bodyDiv w:val="1"/>
      <w:marLeft w:val="0"/>
      <w:marRight w:val="0"/>
      <w:marTop w:val="0"/>
      <w:marBottom w:val="0"/>
      <w:divBdr>
        <w:top w:val="none" w:sz="0" w:space="0" w:color="auto"/>
        <w:left w:val="none" w:sz="0" w:space="0" w:color="auto"/>
        <w:bottom w:val="none" w:sz="0" w:space="0" w:color="auto"/>
        <w:right w:val="none" w:sz="0" w:space="0" w:color="auto"/>
      </w:divBdr>
    </w:div>
    <w:div w:id="611479629">
      <w:bodyDiv w:val="1"/>
      <w:marLeft w:val="0"/>
      <w:marRight w:val="0"/>
      <w:marTop w:val="0"/>
      <w:marBottom w:val="0"/>
      <w:divBdr>
        <w:top w:val="none" w:sz="0" w:space="0" w:color="auto"/>
        <w:left w:val="none" w:sz="0" w:space="0" w:color="auto"/>
        <w:bottom w:val="none" w:sz="0" w:space="0" w:color="auto"/>
        <w:right w:val="none" w:sz="0" w:space="0" w:color="auto"/>
      </w:divBdr>
    </w:div>
    <w:div w:id="663774799">
      <w:bodyDiv w:val="1"/>
      <w:marLeft w:val="0"/>
      <w:marRight w:val="0"/>
      <w:marTop w:val="0"/>
      <w:marBottom w:val="0"/>
      <w:divBdr>
        <w:top w:val="none" w:sz="0" w:space="0" w:color="auto"/>
        <w:left w:val="none" w:sz="0" w:space="0" w:color="auto"/>
        <w:bottom w:val="none" w:sz="0" w:space="0" w:color="auto"/>
        <w:right w:val="none" w:sz="0" w:space="0" w:color="auto"/>
      </w:divBdr>
    </w:div>
    <w:div w:id="1239484031">
      <w:bodyDiv w:val="1"/>
      <w:marLeft w:val="0"/>
      <w:marRight w:val="0"/>
      <w:marTop w:val="0"/>
      <w:marBottom w:val="0"/>
      <w:divBdr>
        <w:top w:val="none" w:sz="0" w:space="0" w:color="auto"/>
        <w:left w:val="none" w:sz="0" w:space="0" w:color="auto"/>
        <w:bottom w:val="none" w:sz="0" w:space="0" w:color="auto"/>
        <w:right w:val="none" w:sz="0" w:space="0" w:color="auto"/>
      </w:divBdr>
    </w:div>
    <w:div w:id="1412505745">
      <w:bodyDiv w:val="1"/>
      <w:marLeft w:val="0"/>
      <w:marRight w:val="0"/>
      <w:marTop w:val="0"/>
      <w:marBottom w:val="0"/>
      <w:divBdr>
        <w:top w:val="none" w:sz="0" w:space="0" w:color="auto"/>
        <w:left w:val="none" w:sz="0" w:space="0" w:color="auto"/>
        <w:bottom w:val="none" w:sz="0" w:space="0" w:color="auto"/>
        <w:right w:val="none" w:sz="0" w:space="0" w:color="auto"/>
      </w:divBdr>
    </w:div>
    <w:div w:id="146376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oter" Target="footer2.xml"/><Relationship Id="rId29" Type="http://schemas.openxmlformats.org/officeDocument/2006/relationships/image" Target="media/image15.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echCare\Desktop\02.%20Ph&#226;n%20t&#237;ch%20v&#224;%20thi&#7871;t%20k&#7871;%20h&#7879;%20th&#7889;ng\Tai%20lieu%20dac%20ta.docx"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hyperlink" Target="file:///C:\Users\TechCare\Desktop\02.%20Ph&#226;n%20t&#237;ch%20v&#224;%20thi&#7871;t%20k&#7871;%20h&#7879;%20th&#7889;ng\Tai%20lieu%20dac%20ta.docx" TargetMode="External"/><Relationship Id="rId19" Type="http://schemas.openxmlformats.org/officeDocument/2006/relationships/header" Target="header3.xml"/><Relationship Id="rId31" Type="http://schemas.openxmlformats.org/officeDocument/2006/relationships/image" Target="media/image17.jp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19FC9D7-12FA-47AF-AFF4-7DCC66DA8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52</Pages>
  <Words>5064</Words>
  <Characters>28865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TechCare</cp:lastModifiedBy>
  <cp:revision>6</cp:revision>
  <dcterms:created xsi:type="dcterms:W3CDTF">2024-05-09T22:14:00Z</dcterms:created>
  <dcterms:modified xsi:type="dcterms:W3CDTF">2024-05-10T09:59:00Z</dcterms:modified>
</cp:coreProperties>
</file>